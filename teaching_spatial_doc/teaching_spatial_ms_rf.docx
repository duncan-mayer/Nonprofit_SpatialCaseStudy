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C1EEC" w14:textId="77777777" w:rsidR="00F77177" w:rsidRDefault="00F77177" w:rsidP="00F77177">
      <w:pPr>
        <w:pStyle w:val="BodyText"/>
        <w:ind w:firstLine="0"/>
      </w:pPr>
    </w:p>
    <w:p w14:paraId="0148E340" w14:textId="60C75B51" w:rsidR="007F6DB6" w:rsidRDefault="007F6DB6" w:rsidP="007F6DB6">
      <w:pPr>
        <w:pStyle w:val="BodyText"/>
        <w:ind w:firstLine="0"/>
      </w:pPr>
      <w:bookmarkStart w:id="0" w:name="_GoBack"/>
      <w:bookmarkEnd w:id="0"/>
    </w:p>
    <w:p w14:paraId="5B070A2A" w14:textId="04989F60" w:rsidR="0029716E" w:rsidRDefault="0029716E" w:rsidP="0029716E">
      <w:pPr>
        <w:pStyle w:val="BodyText"/>
      </w:pPr>
      <w:r>
        <w:t>Teaching Spatial Reasoning; A Case Study with Recommendations</w:t>
      </w:r>
    </w:p>
    <w:p w14:paraId="6D1ADBC0" w14:textId="77777777" w:rsidR="007F6DB6" w:rsidRDefault="007F6DB6" w:rsidP="007F6DB6">
      <w:pPr>
        <w:pStyle w:val="BodyText"/>
        <w:ind w:firstLine="0"/>
      </w:pPr>
    </w:p>
    <w:p w14:paraId="0F8364D7" w14:textId="5395D852" w:rsidR="007F6DB6" w:rsidRDefault="007F6DB6" w:rsidP="007F6DB6">
      <w:pPr>
        <w:pStyle w:val="BodyText"/>
        <w:ind w:firstLine="0"/>
      </w:pPr>
    </w:p>
    <w:p w14:paraId="3698B4BB" w14:textId="1B5A35D7" w:rsidR="00EC737E" w:rsidRDefault="00EC737E" w:rsidP="007F6DB6">
      <w:pPr>
        <w:pStyle w:val="BodyText"/>
        <w:ind w:firstLine="0"/>
      </w:pPr>
    </w:p>
    <w:p w14:paraId="6ED02CA7" w14:textId="77777777" w:rsidR="00EC737E" w:rsidRDefault="00EC737E" w:rsidP="007F6DB6">
      <w:pPr>
        <w:pStyle w:val="BodyText"/>
        <w:ind w:firstLine="0"/>
      </w:pPr>
    </w:p>
    <w:p w14:paraId="206DF5B2" w14:textId="3A6D55DA" w:rsidR="00A77802" w:rsidRPr="00B61214" w:rsidRDefault="00A77802" w:rsidP="007F6DB6">
      <w:pPr>
        <w:pStyle w:val="BodyText"/>
        <w:ind w:firstLine="0"/>
      </w:pPr>
      <w:r w:rsidRPr="00B61214">
        <w:t>Declarations:</w:t>
      </w:r>
      <w:r w:rsidR="007F6DB6">
        <w:t xml:space="preserve"> </w:t>
      </w:r>
      <w:r w:rsidRPr="00B61214">
        <w:t>Funding: No funding was received to assist with the preparation of this manuscript.</w:t>
      </w:r>
    </w:p>
    <w:p w14:paraId="35778315" w14:textId="77777777" w:rsidR="00A77802" w:rsidRDefault="00A77802" w:rsidP="007F6DB6">
      <w:pPr>
        <w:pStyle w:val="BodyText"/>
      </w:pPr>
    </w:p>
    <w:p w14:paraId="44EC992A" w14:textId="5B17A2E4" w:rsidR="00A77802" w:rsidRDefault="00A77802" w:rsidP="007F6DB6">
      <w:pPr>
        <w:pStyle w:val="BodyText"/>
        <w:ind w:firstLine="0"/>
      </w:pPr>
      <w:r w:rsidRPr="00B61214">
        <w:t>Conflicts of interest: The author</w:t>
      </w:r>
      <w:r w:rsidR="00AB6CCD">
        <w:t>s</w:t>
      </w:r>
      <w:r w:rsidRPr="00B61214">
        <w:t xml:space="preserve"> ha</w:t>
      </w:r>
      <w:r w:rsidR="00AB6CCD">
        <w:t>ve</w:t>
      </w:r>
      <w:r w:rsidRPr="00B61214">
        <w:t xml:space="preserve"> no relevant financial or non-financial interests to disclose.</w:t>
      </w:r>
    </w:p>
    <w:p w14:paraId="3C1C2D28" w14:textId="7A05F69B" w:rsidR="00A77802" w:rsidRDefault="00A77802" w:rsidP="007F6DB6">
      <w:pPr>
        <w:pStyle w:val="BodyText"/>
        <w:ind w:firstLine="0"/>
      </w:pPr>
      <w:r w:rsidRPr="008F38E6">
        <w:t xml:space="preserve">Keywords: </w:t>
      </w:r>
      <w:r>
        <w:t xml:space="preserve">Spatial, Programming, Open data, Nonprofit education </w:t>
      </w:r>
    </w:p>
    <w:p w14:paraId="51D285DA" w14:textId="062DF055" w:rsidR="005E5F73" w:rsidRDefault="005E5F73" w:rsidP="007F6DB6">
      <w:pPr>
        <w:pStyle w:val="BodyText"/>
        <w:ind w:firstLine="0"/>
      </w:pPr>
      <w:r>
        <w:t>Word count:</w:t>
      </w:r>
      <w:r w:rsidR="00F54E50">
        <w:t xml:space="preserve"> ~3,500</w:t>
      </w:r>
    </w:p>
    <w:p w14:paraId="0C180556" w14:textId="5A13454B" w:rsidR="00C539ED" w:rsidRDefault="00A77802" w:rsidP="007F6DB6">
      <w:pPr>
        <w:pStyle w:val="BodyText"/>
        <w:ind w:firstLine="0"/>
      </w:pPr>
      <w:r>
        <w:t>Possible Outlets: Nonprofit policy forum</w:t>
      </w:r>
      <w:r w:rsidR="007F6DB6">
        <w:t xml:space="preserve"> (</w:t>
      </w:r>
      <w:r w:rsidR="006B1723">
        <w:t xml:space="preserve">required </w:t>
      </w:r>
      <w:r w:rsidR="007F6DB6">
        <w:t>w</w:t>
      </w:r>
      <w:r w:rsidR="00C539ED">
        <w:t>ord count: 2000-4000</w:t>
      </w:r>
      <w:r w:rsidR="007F6DB6">
        <w:t>)</w:t>
      </w:r>
    </w:p>
    <w:p w14:paraId="61B27748" w14:textId="1696F361" w:rsidR="0029716E" w:rsidRDefault="0029716E" w:rsidP="007F6DB6">
      <w:pPr>
        <w:pStyle w:val="BodyText"/>
        <w:ind w:firstLine="0"/>
      </w:pPr>
    </w:p>
    <w:p w14:paraId="38038B22" w14:textId="21064DA2" w:rsidR="0029716E" w:rsidRDefault="0029716E" w:rsidP="007F6DB6">
      <w:pPr>
        <w:pStyle w:val="BodyText"/>
        <w:ind w:firstLine="0"/>
      </w:pPr>
      <w:r>
        <w:t xml:space="preserve">The data and code for the case study can be found </w:t>
      </w:r>
      <w:hyperlink r:id="rId7" w:history="1">
        <w:r w:rsidRPr="00817044">
          <w:rPr>
            <w:rStyle w:val="Hyperlink"/>
          </w:rPr>
          <w:t>https://github.com/duncan-mayer/spatial_teaching_case_study</w:t>
        </w:r>
      </w:hyperlink>
    </w:p>
    <w:p w14:paraId="12D526BE" w14:textId="77777777" w:rsidR="0029716E" w:rsidRDefault="0029716E" w:rsidP="007F6DB6">
      <w:pPr>
        <w:pStyle w:val="BodyText"/>
        <w:ind w:firstLine="0"/>
      </w:pPr>
    </w:p>
    <w:p w14:paraId="0CC0CC53" w14:textId="5B6B3955" w:rsidR="007E7AF2" w:rsidRDefault="007E7AF2"/>
    <w:p w14:paraId="3B836006" w14:textId="3A07A078" w:rsidR="007E7AF2" w:rsidRDefault="007E7AF2">
      <w:r>
        <w:br w:type="page"/>
      </w:r>
    </w:p>
    <w:p w14:paraId="51A3F0B6" w14:textId="5E7F7279" w:rsidR="007E7AF2" w:rsidRDefault="007E7AF2" w:rsidP="007F6DB6">
      <w:pPr>
        <w:pStyle w:val="Heading1"/>
      </w:pPr>
      <w:r>
        <w:lastRenderedPageBreak/>
        <w:t>Abstract</w:t>
      </w:r>
    </w:p>
    <w:p w14:paraId="5A57627F" w14:textId="4B515B5E" w:rsidR="007E7AF2" w:rsidRDefault="008379AA" w:rsidP="00460BEC">
      <w:pPr>
        <w:pStyle w:val="BodyText"/>
      </w:pPr>
      <w:r>
        <w:t xml:space="preserve">Learning from data is a valuable skill for nonprofit professionals and researchers. </w:t>
      </w:r>
      <w:ins w:id="1" w:author="Robert Fischer" w:date="2022-10-08T15:43:00Z">
        <w:r w:rsidR="001C416B">
          <w:t>Often</w:t>
        </w:r>
      </w:ins>
      <w:del w:id="2" w:author="Robert Fischer" w:date="2022-10-08T15:43:00Z">
        <w:r w:rsidR="00EE6B49" w:rsidDel="001C416B">
          <w:delText>Most</w:delText>
        </w:r>
      </w:del>
      <w:r w:rsidR="00EE6B49">
        <w:t xml:space="preserve"> data have a spatial component, and data relevant to the nonprofit sector </w:t>
      </w:r>
      <w:r w:rsidR="007A2DF0">
        <w:t>are</w:t>
      </w:r>
      <w:r w:rsidR="00EE6B49">
        <w:t xml:space="preserve"> no exception. Understanding spatial aspects of the nonprofit sector may provide </w:t>
      </w:r>
      <w:r w:rsidR="007A2DF0">
        <w:t xml:space="preserve">immense </w:t>
      </w:r>
      <w:r w:rsidR="00EE6B49">
        <w:t>valu</w:t>
      </w:r>
      <w:r w:rsidR="007A2DF0">
        <w:t>e</w:t>
      </w:r>
      <w:r w:rsidR="00EE6B49">
        <w:t xml:space="preserve"> to social entrepreneurs, funders </w:t>
      </w:r>
      <w:r w:rsidR="00FB1588">
        <w:t xml:space="preserve">and policy makers, </w:t>
      </w:r>
      <w:r w:rsidR="00E65799">
        <w:t xml:space="preserve">guiding programmatic decisions, </w:t>
      </w:r>
      <w:r w:rsidR="00EE6B49">
        <w:t>facilitat</w:t>
      </w:r>
      <w:r w:rsidR="00FB1588">
        <w:t>ing</w:t>
      </w:r>
      <w:r w:rsidR="00EE6B49">
        <w:t xml:space="preserve"> resource allocation</w:t>
      </w:r>
      <w:r w:rsidR="00E65799">
        <w:t>,</w:t>
      </w:r>
      <w:r w:rsidR="00FB1588">
        <w:t xml:space="preserve"> and </w:t>
      </w:r>
      <w:r w:rsidR="00E65799">
        <w:t xml:space="preserve">possibly </w:t>
      </w:r>
      <w:r w:rsidR="00FB1588">
        <w:t>development policy</w:t>
      </w:r>
      <w:r w:rsidR="00EE6B49">
        <w:t>. As a result, s</w:t>
      </w:r>
      <w:r w:rsidR="006F277E">
        <w:t xml:space="preserve">patial thinking </w:t>
      </w:r>
      <w:del w:id="3" w:author="Robert Fischer" w:date="2022-10-08T15:43:00Z">
        <w:r w:rsidR="006F277E" w:rsidDel="001C416B">
          <w:delText>i</w:delText>
        </w:r>
      </w:del>
      <w:ins w:id="4" w:author="Robert Fischer" w:date="2022-10-08T15:43:00Z">
        <w:r w:rsidR="001C416B">
          <w:t>ha</w:t>
        </w:r>
      </w:ins>
      <w:r w:rsidR="006F277E">
        <w:t xml:space="preserve">s </w:t>
      </w:r>
      <w:del w:id="5" w:author="Robert Fischer" w:date="2022-10-08T15:43:00Z">
        <w:r w:rsidR="006F277E" w:rsidDel="001C416B">
          <w:delText xml:space="preserve">quickly </w:delText>
        </w:r>
      </w:del>
      <w:r w:rsidR="006F277E">
        <w:t>becom</w:t>
      </w:r>
      <w:ins w:id="6" w:author="Robert Fischer" w:date="2022-10-08T15:43:00Z">
        <w:r w:rsidR="001C416B">
          <w:t>e</w:t>
        </w:r>
      </w:ins>
      <w:del w:id="7" w:author="Robert Fischer" w:date="2022-10-08T15:43:00Z">
        <w:r w:rsidR="006F277E" w:rsidDel="001C416B">
          <w:delText>ing</w:delText>
        </w:r>
      </w:del>
      <w:r w:rsidR="006F277E">
        <w:t xml:space="preserve"> an essential component of critical thinking and decision making </w:t>
      </w:r>
      <w:r w:rsidR="00EE6B49">
        <w:t xml:space="preserve">among nonprofit professionals. </w:t>
      </w:r>
      <w:r w:rsidR="007A2DF0">
        <w:t xml:space="preserve">The goal of this case study is to support and encourage instruction of spatial data analysis and spatial thinking. </w:t>
      </w:r>
      <w:r w:rsidR="00EE6B49">
        <w:t>Th</w:t>
      </w:r>
      <w:r w:rsidR="007A2DF0">
        <w:t>e</w:t>
      </w:r>
      <w:r>
        <w:t xml:space="preserve"> </w:t>
      </w:r>
      <w:r w:rsidR="00EE6B49">
        <w:t xml:space="preserve">case study presents a local nonprofit data set, along with </w:t>
      </w:r>
      <w:r w:rsidR="007A2DF0">
        <w:t xml:space="preserve">open data and </w:t>
      </w:r>
      <w:r w:rsidR="00EE6B49">
        <w:t xml:space="preserve">code, to assist the </w:t>
      </w:r>
      <w:r>
        <w:t xml:space="preserve">instructors </w:t>
      </w:r>
      <w:r w:rsidR="00635613">
        <w:t xml:space="preserve">teaching </w:t>
      </w:r>
      <w:r w:rsidR="00EE6B49">
        <w:t>spatial aspects of the nonprofit sector</w:t>
      </w:r>
      <w:r w:rsidR="007A2DF0">
        <w:t xml:space="preserve">. Pedagogical approaches are discussed. </w:t>
      </w:r>
      <w:r w:rsidR="00EE6B49">
        <w:t xml:space="preserve"> </w:t>
      </w:r>
    </w:p>
    <w:p w14:paraId="3753DC7F" w14:textId="273EBCDB" w:rsidR="00A30172" w:rsidRDefault="00A30172" w:rsidP="00460BEC">
      <w:pPr>
        <w:pStyle w:val="BodyText"/>
      </w:pPr>
    </w:p>
    <w:p w14:paraId="2CDFEF15" w14:textId="25E3C415" w:rsidR="00A30172" w:rsidRDefault="00A30172" w:rsidP="00460BEC">
      <w:pPr>
        <w:pStyle w:val="BodyText"/>
      </w:pPr>
    </w:p>
    <w:p w14:paraId="10A812D8" w14:textId="1AE79341" w:rsidR="006F277E" w:rsidRDefault="006F277E" w:rsidP="007E7AF2"/>
    <w:p w14:paraId="4108F397" w14:textId="0F75AC91" w:rsidR="006F277E" w:rsidRDefault="006F277E">
      <w:r>
        <w:br w:type="page"/>
      </w:r>
    </w:p>
    <w:p w14:paraId="5D4259E7" w14:textId="64524C34" w:rsidR="00A30172" w:rsidRDefault="00A30172" w:rsidP="007F6DB6">
      <w:pPr>
        <w:pStyle w:val="Heading1"/>
      </w:pPr>
      <w:r>
        <w:lastRenderedPageBreak/>
        <w:t>1 Introduction</w:t>
      </w:r>
    </w:p>
    <w:p w14:paraId="44424AFF" w14:textId="5E26FEA2" w:rsidR="00A30172" w:rsidRDefault="00DD15D4" w:rsidP="00460BEC">
      <w:pPr>
        <w:pStyle w:val="BodyText"/>
      </w:pPr>
      <w:r>
        <w:t xml:space="preserve">Data are an increasingly important component of </w:t>
      </w:r>
      <w:r w:rsidR="006F01A2">
        <w:t xml:space="preserve">nonprofit operations, as managers and other organizational members regularly employ a range of data in an effort to evaluate or improve programs, </w:t>
      </w:r>
      <w:r w:rsidR="0081581D">
        <w:t>communicate with stakeholders and donors</w:t>
      </w:r>
      <w:r w:rsidR="006F01A2">
        <w:t xml:space="preserve">, and satisfy accountability concerns </w:t>
      </w:r>
      <w:r w:rsidR="006F01A2">
        <w:fldChar w:fldCharType="begin"/>
      </w:r>
      <w:r w:rsidR="005D4536">
        <w:instrText xml:space="preserve"> ADDIN ZOTERO_ITEM CSL_CITATION {"citationID":"eBBvxL9M","properties":{"formattedCitation":"(Mayer &amp; Fischer, 2022)","plainCitation":"(Mayer &amp; Fischer, 2022)","noteIndex":0},"citationItems":[{"id":3605,"uris":["http://zotero.org/users/5067966/items/H66YIRRG"],"itemData":{"id":3605,"type":"article-journal","container-title":"Submitted for publication","title":"Exploring data use in nonprofit organizations","author":[{"family":"Mayer","given":"Duncan J."},{"family":"Fischer","given":"Robert L."}],"issued":{"date-parts":[["2022"]]},"citation-key":"mayer2022a"}}],"schema":"https://github.com/citation-style-language/schema/raw/master/csl-citation.json"} </w:instrText>
      </w:r>
      <w:r w:rsidR="006F01A2">
        <w:fldChar w:fldCharType="separate"/>
      </w:r>
      <w:r w:rsidR="006F01A2">
        <w:rPr>
          <w:noProof/>
        </w:rPr>
        <w:t>(Mayer &amp; Fischer, 2022)</w:t>
      </w:r>
      <w:r w:rsidR="006F01A2">
        <w:fldChar w:fldCharType="end"/>
      </w:r>
      <w:r w:rsidR="006F01A2">
        <w:t xml:space="preserve">. </w:t>
      </w:r>
      <w:r w:rsidR="003A315B">
        <w:t>S</w:t>
      </w:r>
      <w:ins w:id="8" w:author="Robert Fischer" w:date="2022-10-08T15:44:00Z">
        <w:r w:rsidR="001C416B">
          <w:t>ome</w:t>
        </w:r>
      </w:ins>
      <w:del w:id="9" w:author="Robert Fischer" w:date="2022-10-08T15:44:00Z">
        <w:r w:rsidR="003A315B" w:rsidDel="001C416B">
          <w:delText>everal</w:delText>
        </w:r>
      </w:del>
      <w:r w:rsidR="00906D38">
        <w:t xml:space="preserve"> education</w:t>
      </w:r>
      <w:ins w:id="10" w:author="Robert Fischer" w:date="2022-10-08T15:44:00Z">
        <w:r w:rsidR="001C416B">
          <w:t>al</w:t>
        </w:r>
      </w:ins>
      <w:r w:rsidR="003A315B">
        <w:t xml:space="preserve"> programs focused on </w:t>
      </w:r>
      <w:r w:rsidR="0014174A">
        <w:t>nonprofit management have taken note of this emphasis</w:t>
      </w:r>
      <w:r w:rsidR="00DD632F">
        <w:t>;</w:t>
      </w:r>
      <w:r w:rsidR="003A315B">
        <w:t xml:space="preserve"> a search of existing course offerings in the Seton Hall University database revealed 10 courses </w:t>
      </w:r>
      <w:r w:rsidR="00B95193">
        <w:t xml:space="preserve">at 10 different universities </w:t>
      </w:r>
      <w:r w:rsidR="003A315B">
        <w:t>focused on working with data</w:t>
      </w:r>
      <w:r w:rsidR="00DD632F">
        <w:t xml:space="preserve"> </w:t>
      </w:r>
      <w:r w:rsidR="00DD632F">
        <w:fldChar w:fldCharType="begin"/>
      </w:r>
      <w:r w:rsidR="00DD632F">
        <w:instrText xml:space="preserve"> ADDIN ZOTERO_ITEM CSL_CITATION {"citationID":"Qh7rLXpQ","properties":{"formattedCitation":"(Mirabella, 2022)","plainCitation":"(Mirabella, 2022)","noteIndex":0},"citationItems":[{"id":5713,"uris":["http://zotero.org/users/5067966/items/KSHIEAM7"],"itemData":{"id":5713,"type":"software","publisher":"Seton Hall University","title":"Nonprofit Management Education; Current Offerings in University-Based Programs","URL":"https://academic.shu.edu/npo/","author":[{"family":"Mirabella","given":"Roseanne"}],"accessed":{"date-parts":[["2022",8,11]]},"issued":{"date-parts":[["2022"]]},"citation-key":"mirabella2022"}}],"schema":"https://github.com/citation-style-language/schema/raw/master/csl-citation.json"} </w:instrText>
      </w:r>
      <w:r w:rsidR="00DD632F">
        <w:fldChar w:fldCharType="separate"/>
      </w:r>
      <w:r w:rsidR="00DD632F">
        <w:rPr>
          <w:noProof/>
        </w:rPr>
        <w:t>(Mirabella, 2022)</w:t>
      </w:r>
      <w:r w:rsidR="00DD632F">
        <w:fldChar w:fldCharType="end"/>
      </w:r>
      <w:r w:rsidR="00B95193">
        <w:t>.</w:t>
      </w:r>
      <w:r w:rsidR="003A315B">
        <w:t xml:space="preserve"> </w:t>
      </w:r>
      <w:r w:rsidR="00B95193">
        <w:t xml:space="preserve">These included </w:t>
      </w:r>
      <w:r w:rsidR="003A315B">
        <w:t>titles such as “data analytics for public and nonprofit managers,” “data analysis for social impact,” “data analytics/</w:t>
      </w:r>
      <w:r w:rsidR="00A932E8">
        <w:t>m</w:t>
      </w:r>
      <w:r w:rsidR="003A315B">
        <w:t xml:space="preserve">etric in the nonprofit sector,” and “nonprofit data-based decision making.” </w:t>
      </w:r>
      <w:r w:rsidR="00BA7E28">
        <w:t>Importantly, d</w:t>
      </w:r>
      <w:r w:rsidR="003A315B">
        <w:t xml:space="preserve">ata increasingly have a spatial </w:t>
      </w:r>
      <w:r w:rsidR="00014E7B">
        <w:t>component</w:t>
      </w:r>
      <w:r w:rsidR="003A315B">
        <w:t xml:space="preserve"> </w:t>
      </w:r>
      <w:r w:rsidR="00014E7B">
        <w:t xml:space="preserve">which can provide crucial context </w:t>
      </w:r>
      <w:r w:rsidR="00B95193">
        <w:t xml:space="preserve">and assist in decision making </w:t>
      </w:r>
      <w:r w:rsidR="003A315B">
        <w:fldChar w:fldCharType="begin"/>
      </w:r>
      <w:r w:rsidR="00014E7B">
        <w:instrText xml:space="preserve"> ADDIN ZOTERO_ITEM CSL_CITATION {"citationID":"2zu8dfkn","properties":{"formattedCitation":"(Huang &amp; Wang, 2020)","plainCitation":"(Huang &amp; Wang, 2020)","noteIndex":0},"citationItems":[{"id":5702,"uris":["http://zotero.org/users/5067966/items/FRAW3J6V"],"itemData":{"id":5702,"type":"article-journal","abstract":"Eighty percent of big data are associated with spatial information, and thus are Big Spatial Data (BSD). BSD provides new and great opportunities to rework problems in urban and environmental sustainability with advanced BSD analytics. To fully leverage the advantages of BSD, it is integrated with conventional data (e.g. remote sensing images) and improved methods are developed. This paper introduces four case studies: (1) Detection of polycentric urban structures; (2) Evaluation of urban vibrancy; (3) Estimation of population exposure to PM2.5; and (4) Urban land-use classification via deep learning. The results provide evidence that integrated methods can harness the advantages of both traditional data and BSD. Meanwhile, they can also improve the effectiveness of big data itself. Finally, this study makes three key recommendations for the development of BSD with regards to data fusion, data and predicting analytics, and theoretical modeling.","container-title":"Geo-spatial Information Science","DOI":"10.1080/10095020.2020.1754138","ISSN":"1009-5020","issue":"2","note":"publisher: Taylor &amp; Francis\n_eprint: https://doi.org/10.1080/10095020.2020.1754138","page":"125-140","source":"Taylor and Francis+NEJM","title":"Big spatial data for urban and environmental sustainability","volume":"23","author":[{"family":"Huang","given":"Bo"},{"family":"Wang","given":"Jionghua"}],"issued":{"date-parts":[["2020",4,2]]},"citation-key":"huang2020"}}],"schema":"https://github.com/citation-style-language/schema/raw/master/csl-citation.json"} </w:instrText>
      </w:r>
      <w:r w:rsidR="003A315B">
        <w:fldChar w:fldCharType="separate"/>
      </w:r>
      <w:r w:rsidR="00014E7B">
        <w:rPr>
          <w:noProof/>
        </w:rPr>
        <w:t>(Huang &amp; Wang, 2020)</w:t>
      </w:r>
      <w:r w:rsidR="003A315B">
        <w:fldChar w:fldCharType="end"/>
      </w:r>
      <w:r w:rsidR="00014E7B">
        <w:t>.</w:t>
      </w:r>
      <w:r w:rsidR="00BA7E28">
        <w:t xml:space="preserve"> Yet, using the same database, a search for “spatial,” “space,” and “geography” returned no results.</w:t>
      </w:r>
      <w:r w:rsidR="00014E7B">
        <w:t xml:space="preserve"> </w:t>
      </w:r>
      <w:r w:rsidR="00A932E8">
        <w:t xml:space="preserve">This is inconsistent with the repeated calls made by nonprofit scholars for increased </w:t>
      </w:r>
      <w:r w:rsidR="00014E7B">
        <w:t xml:space="preserve">attention to spatial aspects of the nonprofit sector </w:t>
      </w:r>
      <w:r w:rsidR="00014E7B">
        <w:fldChar w:fldCharType="begin"/>
      </w:r>
      <w:r w:rsidR="00A932E8">
        <w:instrText xml:space="preserve"> ADDIN ZOTERO_ITEM CSL_CITATION {"citationID":"pDNhfk4Y","properties":{"formattedCitation":"(MacIndoe &amp; Oakley, 2022; Never, 2011, 2016)","plainCitation":"(MacIndoe &amp; Oakley, 2022; Never, 2011,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label":"act"},{"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rsidR="00014E7B">
        <w:fldChar w:fldCharType="separate"/>
      </w:r>
      <w:r w:rsidR="00A932E8">
        <w:rPr>
          <w:noProof/>
        </w:rPr>
        <w:t>(MacIndoe &amp; Oakley, 2022; Never, 2011, 2016)</w:t>
      </w:r>
      <w:r w:rsidR="00014E7B">
        <w:fldChar w:fldCharType="end"/>
      </w:r>
      <w:r w:rsidR="00014E7B">
        <w:t xml:space="preserve"> as well as in organizational studies more broadly </w:t>
      </w:r>
      <w:r w:rsidR="00014E7B">
        <w:fldChar w:fldCharType="begin"/>
      </w:r>
      <w:r w:rsidR="00014E7B">
        <w:instrText xml:space="preserve"> ADDIN ZOTERO_ITEM CSL_CITATION {"citationID":"DHHmOoXX","properties":{"formattedCitation":"(van Wissen, 2004)","plainCitation":"(van Wissen, 2004)","noteIndex":0},"citationItems":[{"id":5654,"uris":["http://zotero.org/users/5067966/items/W22EFWFZ"],"itemData":{"id":5654,"type":"article-journal","abstract":"In this paper the density dependence model, which was developed in organizational ecology, is compared to the economic-geographical notion of agglomeration economies. There is a basic resemblance: both involve some form of positive feedback between size of the population and growth. The paper explores how the theoretical concepts compare to each other, and if an interdisciplinary crossfertilization between both is fruitful. It is found that there are a number of important similarities in the underlying theories. These refer to the process of legitimation, which has some close similarities to concepts derived from theories of new industrial districts, such as social capital, institutional thickness, and innovative milieux. Differences remain important as well. For instance, the sociological interpretation of competition is not transferable into notions of agglomeration economies. An important conclusion is that agglomeration effects can and should be incorporated into the density dependence model.","container-title":"Small Business Economics","DOI":"10.1023/B:SBEJ.0000022232.12761.a9","ISSN":"0921-898X","issue":"3/4","journalAbbreviation":"Small Business Economics","language":"en","page":"253-264","source":"DOI.org (Crossref)","title":"A Spatial Interpretation of the Density Dependence Model in Industrial Demography","volume":"22","author":[{"family":"Wissen","given":"Leo","non-dropping-particle":"van"}],"issued":{"date-parts":[["2004",4]]},"citation-key":"vanwissen2004"}}],"schema":"https://github.com/citation-style-language/schema/raw/master/csl-citation.json"} </w:instrText>
      </w:r>
      <w:r w:rsidR="00014E7B">
        <w:fldChar w:fldCharType="separate"/>
      </w:r>
      <w:r w:rsidR="00014E7B">
        <w:rPr>
          <w:noProof/>
        </w:rPr>
        <w:t>(van Wissen, 2004)</w:t>
      </w:r>
      <w:r w:rsidR="00014E7B">
        <w:fldChar w:fldCharType="end"/>
      </w:r>
      <w:r w:rsidR="00014E7B">
        <w:t xml:space="preserve">. </w:t>
      </w:r>
      <w:r w:rsidR="00B95193">
        <w:t xml:space="preserve">To </w:t>
      </w:r>
      <w:del w:id="11" w:author="Robert Fischer" w:date="2022-10-08T15:45:00Z">
        <w:r w:rsidR="00B95193" w:rsidDel="001C416B">
          <w:delText xml:space="preserve">assist </w:delText>
        </w:r>
      </w:del>
      <w:ins w:id="12" w:author="Robert Fischer" w:date="2022-10-08T15:45:00Z">
        <w:r w:rsidR="001C416B">
          <w:t>illustrate</w:t>
        </w:r>
        <w:r w:rsidR="001C416B">
          <w:t xml:space="preserve"> </w:t>
        </w:r>
      </w:ins>
      <w:del w:id="13" w:author="Robert Fischer" w:date="2022-10-08T15:45:00Z">
        <w:r w:rsidR="00B95193" w:rsidDel="001C416B">
          <w:delText>with</w:delText>
        </w:r>
      </w:del>
      <w:r w:rsidR="00B95193">
        <w:t xml:space="preserve"> </w:t>
      </w:r>
      <w:ins w:id="14" w:author="Robert Fischer" w:date="2022-10-08T15:45:00Z">
        <w:r w:rsidR="001C416B">
          <w:t xml:space="preserve">the </w:t>
        </w:r>
      </w:ins>
      <w:r w:rsidR="00B95193">
        <w:t xml:space="preserve">teaching </w:t>
      </w:r>
      <w:ins w:id="15" w:author="Robert Fischer" w:date="2022-10-08T15:45:00Z">
        <w:r w:rsidR="001C416B">
          <w:t xml:space="preserve">of </w:t>
        </w:r>
      </w:ins>
      <w:r w:rsidR="00B95193">
        <w:t xml:space="preserve">spatial </w:t>
      </w:r>
      <w:r w:rsidR="005A1EAE">
        <w:t xml:space="preserve">thinking in </w:t>
      </w:r>
      <w:r w:rsidR="00B95193">
        <w:t xml:space="preserve">nonprofit </w:t>
      </w:r>
      <w:r w:rsidR="005A1EAE">
        <w:t>studies</w:t>
      </w:r>
      <w:r w:rsidR="00B95193">
        <w:t>, t</w:t>
      </w:r>
      <w:r w:rsidR="00762F91">
        <w:t>his brief article presents a case study of Cuyahoga County</w:t>
      </w:r>
      <w:r w:rsidR="00B95193">
        <w:t xml:space="preserve"> Ohio</w:t>
      </w:r>
      <w:r w:rsidR="0042180C">
        <w:t>, includ</w:t>
      </w:r>
      <w:r w:rsidR="00B95193">
        <w:t>ing</w:t>
      </w:r>
      <w:r w:rsidR="0042180C">
        <w:t xml:space="preserve"> data and code,</w:t>
      </w:r>
      <w:r w:rsidR="00762F91">
        <w:t xml:space="preserve"> </w:t>
      </w:r>
      <w:r w:rsidR="0042180C">
        <w:t xml:space="preserve">intended to assist with </w:t>
      </w:r>
      <w:r w:rsidR="00BA1F0E">
        <w:t>instruction of spatial data analysis and the importance of spatial reasoning in nonprofit studies</w:t>
      </w:r>
      <w:r w:rsidR="0042180C">
        <w:t>.</w:t>
      </w:r>
    </w:p>
    <w:p w14:paraId="4DD719B8" w14:textId="140D7F2B" w:rsidR="00A30172" w:rsidRDefault="00A30172" w:rsidP="007F6DB6">
      <w:pPr>
        <w:pStyle w:val="Heading1"/>
      </w:pPr>
      <w:r>
        <w:t xml:space="preserve">2 The Importance of </w:t>
      </w:r>
      <w:r w:rsidR="00156F18">
        <w:t>a Spatial Perspective</w:t>
      </w:r>
    </w:p>
    <w:p w14:paraId="2807EB6A" w14:textId="4D114DEC" w:rsidR="00DD15D4" w:rsidRDefault="00DD15D4" w:rsidP="00460BEC">
      <w:pPr>
        <w:pStyle w:val="BodyText"/>
      </w:pPr>
      <w:r>
        <w:t xml:space="preserve">Nonprofit organizations often provide benefits to those </w:t>
      </w:r>
      <w:ins w:id="16" w:author="Robert Fischer" w:date="2022-10-08T15:46:00Z">
        <w:r w:rsidR="001C416B">
          <w:t>in proximity to their service locations</w:t>
        </w:r>
      </w:ins>
      <w:del w:id="17" w:author="Robert Fischer" w:date="2022-10-08T15:46:00Z">
        <w:r w:rsidDel="001C416B">
          <w:delText>nearby</w:delText>
        </w:r>
      </w:del>
      <w:r>
        <w:t xml:space="preserve">. These benefits may </w:t>
      </w:r>
      <w:r w:rsidR="00CB2B15">
        <w:t xml:space="preserve">be part of </w:t>
      </w:r>
      <w:r>
        <w:t xml:space="preserve">services associated with the mission of the organization, or auxiliary benefits, such as employment, improved communication </w:t>
      </w:r>
      <w:r w:rsidR="00BA7E28">
        <w:t xml:space="preserve">and goal alignment, or good will </w:t>
      </w:r>
      <w:r>
        <w:fldChar w:fldCharType="begin"/>
      </w:r>
      <w:r>
        <w:instrText xml:space="preserve"> ADDIN ZOTERO_ITEM CSL_CITATION {"citationID":"ki0ntlNe","properties":{"formattedCitation":"(Haslam et al., 2019; Marwell, 2004; McQuarrie &amp; Marwell, 2009)","plainCitation":"(Haslam et al., 2019; Marwell, 2004; McQuarrie &amp; Marwell, 2009)","noteIndex":0},"citationItems":[{"id":3129,"uris":["http://zotero.org/users/5067966/items/JFS5CV67"],"itemData":{"id":3129,"type":"article-journal","abstract":"Nonprofit organizations have the potential to influence public health by filling voids not filled by government or private organizations. Here we investigate whether the presence of health-related nonprofit organizations at the local community level helps to improve community-level obesity. This study used a time-series design using a random effects model to determine whether the entrance or exits of health nonprofits at the county level was associated with lower obesity rates in the US one and two years following the entrance or departures of nonprofits. The effect was small but significant in urban areas, with a smaller effect in rural areas. Our findings suggest that the presence of health nonprofits is associated with positive health outcomes, in this case obesity. The plausibility may be explained through the increased role nonprofits play in fostering social capital and increased promotion of health-related issues.","container-title":"Nonprofit Policy Forum","DOI":"10.1515/npf-2018-0040","ISSN":"2154-3348","issue":"3","language":"en","source":"DOI.org (Crossref)","title":"The Dynamic Impact of Nonprofit Organizations: Are Health-Related Nonprofit Organizations Associated with Improvements in Obesity at the Community Level?","title-short":"The Dynamic Impact of Nonprofit Organizations","URL":"https://www.degruyter.com/view/journals/npf/10/3/article-20180040.xml","volume":"10","author":[{"family":"Haslam","given":"Alyson"},{"family":"Nesbit","given":"Rebecca"},{"family":"Christensen","given":"Robert K."}],"accessed":{"date-parts":[["2021",1,6]]},"issued":{"date-parts":[["2019",8,15]]},"citation-key":"haslam2019"},"label":"page"},{"id":3183,"uris":["http://zotero.org/users/5067966/items/BV2JGLNL"],"itemData":{"id":3183,"type":"article-journal","container-title":"American Sociological Review","issue":"2","language":"en","page":"265-291","source":"Zotero","title":"Privatizing the Welfare State: Nonprofit Community-Based Organizations as Political Actors","volume":"69","author":[{"family":"Marwell","given":"Nicole P."}],"issued":{"date-parts":[["2004"]]},"citation-key":"marwell2004"},"label":"act"},{"id":3173,"uris":["http://zotero.org/users/5067966/items/7V76L939"],"itemData":{"id":3173,"type":"article-journal","abstract":"Our article takes issue with the treatment of organizations in much urban sociology. We argue that both Marxian political economists and Chicagoan ethnographers and quantitative analysts treat organizations as derivative rather than productive of urban social relations. This problem is not epistemological or methodological. Instead, it is rooted in the objects of analysis that urban sociologists choose. Drawing on key elements of structuration theory, we attempt to lay the groundwork for improving the treatment of organizations in urban sociology by flagging some of the key insights in the sociology of organizations. We do not view this intellectual borrowing as a one–way street, and we emphasize that urbanists have a contribution to make to sociological thinking about organizations. Correcting these problems is essential if we are to understand the link between contemporary institutional transformations and urban neighborhoods.","container-title":"City &amp; Community","DOI":"10.1111/j.1540-6040.2009.01288.x","ISSN":"1535-6841, 1540-6040","issue":"3","journalAbbreviation":"City &amp; Community","language":"en","page":"247-268","source":"DOI.org (Crossref)","title":"The Missing Organizational Dimension in Urban Sociology","volume":"8","author":[{"family":"McQuarrie","given":"Michael"},{"family":"Marwell","given":"Nicole P."}],"issued":{"date-parts":[["2009",9]]},"citation-key":"mcquarrie2009"},"label":"act"}],"schema":"https://github.com/citation-style-language/schema/raw/master/csl-citation.json"} </w:instrText>
      </w:r>
      <w:r>
        <w:fldChar w:fldCharType="separate"/>
      </w:r>
      <w:r>
        <w:rPr>
          <w:noProof/>
        </w:rPr>
        <w:t>(Haslam et al., 2019; Marwell, 2004; McQuarrie &amp; Marwell, 2009)</w:t>
      </w:r>
      <w:r>
        <w:fldChar w:fldCharType="end"/>
      </w:r>
      <w:r>
        <w:t xml:space="preserve">. </w:t>
      </w:r>
      <w:r w:rsidR="005D4536">
        <w:t xml:space="preserve">The </w:t>
      </w:r>
      <w:r w:rsidR="005D4536">
        <w:lastRenderedPageBreak/>
        <w:t xml:space="preserve">local benefits </w:t>
      </w:r>
      <w:r w:rsidR="00CB2B15">
        <w:t xml:space="preserve">nonprofit organizations </w:t>
      </w:r>
      <w:r w:rsidR="005D4536">
        <w:t>provid</w:t>
      </w:r>
      <w:r w:rsidR="00A668E5">
        <w:t>e</w:t>
      </w:r>
      <w:r w:rsidR="005D4536">
        <w:t xml:space="preserve"> has resulted </w:t>
      </w:r>
      <w:r w:rsidR="00A668E5">
        <w:t xml:space="preserve">in </w:t>
      </w:r>
      <w:r w:rsidR="005D4536">
        <w:t>a pragmatic emphasis on the</w:t>
      </w:r>
      <w:r w:rsidR="00CB2B15">
        <w:t>ir</w:t>
      </w:r>
      <w:r w:rsidR="005D4536">
        <w:t xml:space="preserve"> spatial arrangement </w:t>
      </w:r>
      <w:r w:rsidR="005D4536">
        <w:fldChar w:fldCharType="begin"/>
      </w:r>
      <w:r w:rsidR="005D4536">
        <w:instrText xml:space="preserve"> ADDIN ZOTERO_ITEM CSL_CITATION {"citationID":"ml8ymWSl","properties":{"formattedCitation":"(Joassart-Marcelli &amp; Wolch, 2003; Yan et al., 2014)","plainCitation":"(Joassart-Marcelli &amp; Wolch, 2003;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5D4536">
        <w:fldChar w:fldCharType="separate"/>
      </w:r>
      <w:r w:rsidR="005D4536">
        <w:rPr>
          <w:noProof/>
        </w:rPr>
        <w:t>(Joassart-Marcelli &amp; Wolch, 2003; Yan et al., 2014)</w:t>
      </w:r>
      <w:r w:rsidR="005D4536">
        <w:fldChar w:fldCharType="end"/>
      </w:r>
      <w:r w:rsidR="005D4536">
        <w:t xml:space="preserve">. </w:t>
      </w:r>
      <w:ins w:id="18" w:author="Robert Fischer" w:date="2022-10-08T15:47:00Z">
        <w:r w:rsidR="001C416B">
          <w:t xml:space="preserve">This has led to consideration of metrics such as the </w:t>
        </w:r>
      </w:ins>
      <w:ins w:id="19" w:author="Robert Fischer" w:date="2022-10-08T15:48:00Z">
        <w:r w:rsidR="001C416B">
          <w:t>concentration</w:t>
        </w:r>
      </w:ins>
      <w:ins w:id="20" w:author="Robert Fischer" w:date="2022-10-08T15:47:00Z">
        <w:r w:rsidR="001C416B">
          <w:t xml:space="preserve"> </w:t>
        </w:r>
      </w:ins>
      <w:ins w:id="21" w:author="Robert Fischer" w:date="2022-10-08T15:48:00Z">
        <w:r w:rsidR="001C416B">
          <w:t xml:space="preserve">of nonprofits in counts and as a per capita measure. </w:t>
        </w:r>
      </w:ins>
      <w:r w:rsidR="005D4536">
        <w:t xml:space="preserve">However, the spatial distribution of nonprofits is of theoretical interest as well, providing opportunities to test a range of theories </w:t>
      </w:r>
      <w:r w:rsidR="005D4536">
        <w:fldChar w:fldCharType="begin"/>
      </w:r>
      <w:r w:rsidR="005D4536">
        <w:instrText xml:space="preserve"> ADDIN ZOTERO_ITEM CSL_CITATION {"citationID":"FolcDZOj","properties":{"formattedCitation":"(Carroll &amp; Hannan, 2000)","plainCitation":"(Carroll &amp; Hannan, 2000)","noteIndex":0},"citationItems":[{"id":4460,"uris":["http://zotero.org/users/5067966/items/WWAK4QRG"],"itemData":{"id":4460,"type":"book","call-number":"HD4826.5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T."}],"issued":{"date-parts":[["2000"]]},"citation-key":"carroll2000"},"label":"page"}],"schema":"https://github.com/citation-style-language/schema/raw/master/csl-citation.json"} </w:instrText>
      </w:r>
      <w:r w:rsidR="005D4536">
        <w:fldChar w:fldCharType="separate"/>
      </w:r>
      <w:r w:rsidR="005D4536">
        <w:rPr>
          <w:noProof/>
        </w:rPr>
        <w:t>(Carroll &amp; Hannan, 2000)</w:t>
      </w:r>
      <w:r w:rsidR="005D4536">
        <w:fldChar w:fldCharType="end"/>
      </w:r>
      <w:r w:rsidR="005D4536">
        <w:t>.</w:t>
      </w:r>
      <w:r w:rsidR="00F363BF">
        <w:t xml:space="preserve"> </w:t>
      </w:r>
      <w:r w:rsidR="00EA77BF">
        <w:t xml:space="preserve">Yet, </w:t>
      </w:r>
      <w:r w:rsidR="00F363BF">
        <w:fldChar w:fldCharType="begin"/>
      </w:r>
      <w:r w:rsidR="00F363BF">
        <w:instrText xml:space="preserve"> ADDIN ZOTERO_ITEM CSL_CITATION {"citationID":"p4JExq1J","properties":{"formattedCitation":"(MacIndoe &amp; Oakley, 2022)","plainCitation":"(MacIndoe &amp; Oakley, 2022)","dontUpdate":true,"noteIndex":0},"citationItems":[{"id":4478,"uris":["http://zotero.org/users/5067966/items/YVKER5ME"],"itemData":{"id":4478,"type":"article-journal","abstract":"Geographic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schema":"https://github.com/citation-style-language/schema/raw/master/csl-citation.json"} </w:instrText>
      </w:r>
      <w:r w:rsidR="00F363BF">
        <w:fldChar w:fldCharType="separate"/>
      </w:r>
      <w:r w:rsidR="00F363BF">
        <w:rPr>
          <w:noProof/>
        </w:rPr>
        <w:t>MacIndoe &amp; Oakley (2022)</w:t>
      </w:r>
      <w:r w:rsidR="00F363BF">
        <w:fldChar w:fldCharType="end"/>
      </w:r>
      <w:r w:rsidR="00F363BF">
        <w:t xml:space="preserve"> suggest spatial dynamics of the nonprofit sector remain understudied and provide a range of questions that require spatial thinking and spatial data analysis.</w:t>
      </w:r>
    </w:p>
    <w:p w14:paraId="1F7DEA6B" w14:textId="5E7A5125" w:rsidR="001E5203" w:rsidRDefault="00BD77B3" w:rsidP="00460BEC">
      <w:pPr>
        <w:pStyle w:val="BodyText"/>
      </w:pPr>
      <w:r>
        <w:t xml:space="preserve">Outside of policy makers and researchers, incorporating data into decision making and planning processes </w:t>
      </w:r>
      <w:r w:rsidR="00044358">
        <w:t>is</w:t>
      </w:r>
      <w:r>
        <w:t xml:space="preserve"> increasingly </w:t>
      </w:r>
      <w:r w:rsidR="00044358">
        <w:t xml:space="preserve">important in </w:t>
      </w:r>
      <w:r>
        <w:t xml:space="preserve">management activities in nonprofit organizations </w:t>
      </w:r>
      <w:r>
        <w:fldChar w:fldCharType="begin"/>
      </w:r>
      <w:r>
        <w:instrText xml:space="preserve"> ADDIN ZOTERO_ITEM CSL_CITATION {"citationID":"RdXAVuXw","properties":{"formattedCitation":"(Mayer &amp; Fischer, 2022)","plainCitation":"(Mayer &amp; Fischer, 2022)","noteIndex":0},"citationItems":[{"id":3605,"uris":["http://zotero.org/users/5067966/items/H66YIRRG"],"itemData":{"id":3605,"type":"article-journal","container-title":"Submitted for publication","title":"Exploring data use in nonprofit organizations","author":[{"family":"Mayer","given":"Duncan J."},{"family":"Fischer","given":"Robert L."}],"issued":{"date-parts":[["2022"]]},"citation-key":"mayer2022a"}}],"schema":"https://github.com/citation-style-language/schema/raw/master/csl-citation.json"} </w:instrText>
      </w:r>
      <w:r>
        <w:fldChar w:fldCharType="separate"/>
      </w:r>
      <w:r>
        <w:rPr>
          <w:noProof/>
        </w:rPr>
        <w:t>(Mayer &amp; Fischer, 2022)</w:t>
      </w:r>
      <w:r>
        <w:fldChar w:fldCharType="end"/>
      </w:r>
      <w:r>
        <w:t>.</w:t>
      </w:r>
      <w:r w:rsidR="00F363BF" w:rsidRPr="00F363BF">
        <w:t xml:space="preserve"> </w:t>
      </w:r>
      <w:r w:rsidR="00F363BF">
        <w:fldChar w:fldCharType="begin"/>
      </w:r>
      <w:r w:rsidR="00F363BF">
        <w:instrText xml:space="preserve"> ADDIN ZOTERO_ITEM CSL_CITATION {"citationID":"4ESv3UaD","properties":{"formattedCitation":"(Never,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rsidR="00F363BF">
        <w:fldChar w:fldCharType="separate"/>
      </w:r>
      <w:r w:rsidR="00F363BF">
        <w:rPr>
          <w:noProof/>
        </w:rPr>
        <w:t>Never (2011)</w:t>
      </w:r>
      <w:r w:rsidR="00F363BF">
        <w:fldChar w:fldCharType="end"/>
      </w:r>
      <w:r w:rsidR="00F363BF">
        <w:t xml:space="preserve"> argued that maps are an essential tool for understanding the nonprofit sector and can help with identifying service gaps.</w:t>
      </w:r>
      <w:r w:rsidR="001E5203" w:rsidRPr="001E5203">
        <w:t xml:space="preserve"> </w:t>
      </w:r>
      <w:r w:rsidR="001E5203">
        <w:t xml:space="preserve">Nonprofit professionals, including foundations, have taken note of these needs and </w:t>
      </w:r>
      <w:r w:rsidR="007C571B">
        <w:t xml:space="preserve">over the past decade </w:t>
      </w:r>
      <w:r w:rsidR="001E5203">
        <w:t xml:space="preserve">several initiatives </w:t>
      </w:r>
      <w:r w:rsidR="007C571B">
        <w:t xml:space="preserve">have responded to the need for spatial integrating spatial information </w:t>
      </w:r>
      <w:r w:rsidR="007C571B">
        <w:fldChar w:fldCharType="begin"/>
      </w:r>
      <w:r w:rsidR="00B61E63">
        <w:instrText xml:space="preserve"> ADDIN ZOTERO_ITEM CSL_CITATION {"citationID":"dm5Egktz","properties":{"formattedCitation":"(Roudebush et al., 2013)","plainCitation":"(Roudebush et al., 2013)","dontUpdate":true,"noteIndex":0},"citationItems":[{"id":5741,"uris":["http://zotero.org/users/5067966/items/GCBKQMTN"],"itemData":{"id":5741,"type":"article-journal","container-title":"Journal for nonprofit management","issue":"16","language":"en","page":"14","source":"Zotero","title":"Adding assets to need; Creating a community data landscape","volume":"1","author":[{"family":"Roudebush","given":"Margaret M"},{"family":"Fischer","given":"Robert L"},{"family":"Brudney","given":"Jeffrey L"}],"issued":{"date-parts":[["2013"]]},"citation-key":"roudebush2013"}}],"schema":"https://github.com/citation-style-language/schema/raw/master/csl-citation.json"} </w:instrText>
      </w:r>
      <w:r w:rsidR="007C571B">
        <w:fldChar w:fldCharType="separate"/>
      </w:r>
      <w:r w:rsidR="007C571B">
        <w:rPr>
          <w:noProof/>
        </w:rPr>
        <w:t>(</w:t>
      </w:r>
      <w:r w:rsidR="00D455B1">
        <w:rPr>
          <w:noProof/>
        </w:rPr>
        <w:t xml:space="preserve">see </w:t>
      </w:r>
      <w:r w:rsidR="007C571B">
        <w:rPr>
          <w:noProof/>
        </w:rPr>
        <w:t>Roudebush et al., 2013)</w:t>
      </w:r>
      <w:r w:rsidR="007C571B">
        <w:fldChar w:fldCharType="end"/>
      </w:r>
      <w:r w:rsidR="007C571B">
        <w:t>. For example, in 2010 the Urban Institute’s National Center for Charitable Statistics procured a grant to create a “Community Data Platform</w:t>
      </w:r>
      <w:r w:rsidR="00D455B1">
        <w:t>,</w:t>
      </w:r>
      <w:r w:rsidR="007C571B">
        <w:t>”</w:t>
      </w:r>
      <w:r w:rsidR="00D455B1">
        <w:t xml:space="preserve"> a data tool with the expressed purpose of facilitating the use of local information with a spatial dimension (e.g., through geographic information systems</w:t>
      </w:r>
      <w:r w:rsidR="00A47A87">
        <w:t>, GIS</w:t>
      </w:r>
      <w:r w:rsidR="00D455B1">
        <w:t>) by nonprofit organizations.</w:t>
      </w:r>
      <w:r w:rsidR="00FE3F41">
        <w:t xml:space="preserve"> </w:t>
      </w:r>
      <w:r w:rsidR="00D455B1">
        <w:fldChar w:fldCharType="begin"/>
      </w:r>
      <w:r w:rsidR="00B61E63">
        <w:instrText xml:space="preserve"> ADDIN ZOTERO_ITEM CSL_CITATION {"citationID":"f2vcI9YE","properties":{"formattedCitation":"(Brudney et al., 2016)","plainCitation":"(Brudney et al., 2016)","dontUpdate":true,"noteIndex":0},"citationItems":[{"id":3128,"uris":["http://zotero.org/users/5067966/items/ZGFSNBEQ"],"itemData":{"id":3128,"type":"article-journal","container-title":"Community Development Journal","DOI":"10.1093/cdj/bsw008","ISSN":"0010-3802, 1468-2656","journalAbbreviation":"Community Dev J","language":"en","page":"cdj;bsw008v1","source":"DOI.org (Crossref)","title":"Using data to build community: exploring one model of geographically specific data use in the non-profit sector","title-short":"Using data to build community","author":[{"family":"Brudney","given":"Jeffrey L."},{"family":"Russell","given":"Allison"},{"family":"Fischer","given":"Robert L."}],"issued":{"date-parts":[["2016",5,23]]},"citation-key":"brudney2016"}}],"schema":"https://github.com/citation-style-language/schema/raw/master/csl-citation.json"} </w:instrText>
      </w:r>
      <w:r w:rsidR="00D455B1">
        <w:fldChar w:fldCharType="separate"/>
      </w:r>
      <w:r w:rsidR="00D455B1">
        <w:rPr>
          <w:noProof/>
        </w:rPr>
        <w:t>Brudney et al. (2016)</w:t>
      </w:r>
      <w:r w:rsidR="00D455B1">
        <w:fldChar w:fldCharType="end"/>
      </w:r>
      <w:r w:rsidR="00D455B1">
        <w:t xml:space="preserve"> interviewed key </w:t>
      </w:r>
      <w:r w:rsidR="00FE3F41">
        <w:t xml:space="preserve">nonprofit </w:t>
      </w:r>
      <w:r w:rsidR="00D455B1">
        <w:t xml:space="preserve">stakeholders </w:t>
      </w:r>
      <w:r w:rsidR="002C6D45">
        <w:t xml:space="preserve">that </w:t>
      </w:r>
      <w:r w:rsidR="00FE3F41">
        <w:t>us</w:t>
      </w:r>
      <w:r w:rsidR="002C6D45">
        <w:t>ed</w:t>
      </w:r>
      <w:r w:rsidR="00FE3F41">
        <w:t xml:space="preserve"> this </w:t>
      </w:r>
      <w:r w:rsidR="00A47A87">
        <w:t xml:space="preserve">GIS </w:t>
      </w:r>
      <w:r w:rsidR="00FE3F41">
        <w:t xml:space="preserve">platform and found the organizations </w:t>
      </w:r>
      <w:r w:rsidR="002C6D45">
        <w:t xml:space="preserve">procured the local information to </w:t>
      </w:r>
      <w:r w:rsidR="00FE3F41">
        <w:t xml:space="preserve">understand their community, seek collaboration, support programming, </w:t>
      </w:r>
      <w:r w:rsidR="00A47A87">
        <w:t xml:space="preserve">and </w:t>
      </w:r>
      <w:r w:rsidR="00FE3F41">
        <w:t>obtain funding</w:t>
      </w:r>
      <w:r w:rsidR="00A47A87">
        <w:t>.</w:t>
      </w:r>
      <w:r w:rsidR="00FE3F41">
        <w:t xml:space="preserve"> </w:t>
      </w:r>
      <w:r w:rsidR="00A47A87">
        <w:t xml:space="preserve">Although highly valued by nonprofits, these initiatives often fail to persist as the implementation may lack community engagement or the nonprofits may lack the technical ability or financing to fully embrace the </w:t>
      </w:r>
      <w:ins w:id="22" w:author="Robert Fischer" w:date="2022-10-08T15:50:00Z">
        <w:r w:rsidR="001C416B">
          <w:t xml:space="preserve">sustained use of the </w:t>
        </w:r>
      </w:ins>
      <w:r w:rsidR="00A47A87">
        <w:t xml:space="preserve">technology </w:t>
      </w:r>
      <w:r w:rsidR="00A47A87">
        <w:fldChar w:fldCharType="begin"/>
      </w:r>
      <w:r w:rsidR="00A47A87">
        <w:instrText xml:space="preserve"> ADDIN ZOTERO_ITEM CSL_CITATION {"citationID":"KeDXDIq6","properties":{"formattedCitation":"(Brudney et al., 2016; Mayer &amp; Fischer, 2022)","plainCitation":"(Brudney et al., 2016; Mayer &amp; Fischer, 2022)","noteIndex":0},"citationItems":[{"id":3128,"uris":["http://zotero.org/users/5067966/items/ZGFSNBEQ"],"itemData":{"id":3128,"type":"article-journal","container-title":"Community Development Journal","DOI":"10.1093/cdj/bsw008","ISSN":"0010-3802, 1468-2656","journalAbbreviation":"Community Dev J","language":"en","page":"cdj;bsw008v1","source":"DOI.org (Crossref)","title":"Using data to build community: exploring one model of geographically specific data use in the non-profit sector","title-short":"Using data to build community","author":[{"family":"Brudney","given":"Jeffrey L."},{"family":"Russell","given":"Allison"},{"family":"Fischer","given":"Robert L."}],"issued":{"date-parts":[["2016",5,23]]},"citation-key":"brudney2016"},"label":"page"},{"id":3605,"uris":["http://zotero.org/users/5067966/items/H66YIRRG"],"itemData":{"id":3605,"type":"article-journal","container-title":"Submitted for publication","title":"Exploring data use in nonprofit organizations","author":[{"family":"Mayer","given":"Duncan J."},{"family":"Fischer","given":"Robert L."}],"issued":{"date-parts":[["2022"]]},"citation-key":"mayer2022a"},"label":"page"}],"schema":"https://github.com/citation-style-language/schema/raw/master/csl-citation.json"} </w:instrText>
      </w:r>
      <w:r w:rsidR="00A47A87">
        <w:fldChar w:fldCharType="separate"/>
      </w:r>
      <w:r w:rsidR="00A47A87">
        <w:rPr>
          <w:noProof/>
        </w:rPr>
        <w:t>(Brudney et al., 2016; Mayer &amp; Fischer, 2022)</w:t>
      </w:r>
      <w:r w:rsidR="00A47A87">
        <w:fldChar w:fldCharType="end"/>
      </w:r>
      <w:r w:rsidR="00A47A87">
        <w:t>.</w:t>
      </w:r>
    </w:p>
    <w:p w14:paraId="5C5B3DE4" w14:textId="32B61BBE" w:rsidR="00B641D2" w:rsidRDefault="00464015" w:rsidP="00460BEC">
      <w:pPr>
        <w:pStyle w:val="BodyText"/>
      </w:pPr>
      <w:r>
        <w:lastRenderedPageBreak/>
        <w:t xml:space="preserve">Spatial information has the potential to provide </w:t>
      </w:r>
      <w:del w:id="23" w:author="Robert Fischer" w:date="2022-10-08T15:50:00Z">
        <w:r w:rsidDel="001C416B">
          <w:delText xml:space="preserve">massive </w:delText>
        </w:r>
      </w:del>
      <w:ins w:id="24" w:author="Robert Fischer" w:date="2022-10-08T15:50:00Z">
        <w:r w:rsidR="001C416B">
          <w:t xml:space="preserve">substantial </w:t>
        </w:r>
      </w:ins>
      <w:r>
        <w:t>value to nonprofit professionals, including managers</w:t>
      </w:r>
      <w:r w:rsidR="00B641D2">
        <w:t xml:space="preserve">, </w:t>
      </w:r>
      <w:ins w:id="25" w:author="Robert Fischer" w:date="2022-10-08T15:50:00Z">
        <w:r w:rsidR="001C416B">
          <w:t xml:space="preserve">and </w:t>
        </w:r>
      </w:ins>
      <w:r w:rsidR="00B641D2">
        <w:t xml:space="preserve">they may also alter the conclusions for policy makers, philanthropists, and managers </w:t>
      </w:r>
      <w:r w:rsidR="00B641D2">
        <w:fldChar w:fldCharType="begin"/>
      </w:r>
      <w:r w:rsidR="00B641D2">
        <w:instrText xml:space="preserve"> ADDIN ZOTERO_ITEM CSL_CITATION {"citationID":"meZHM6Qu","properties":{"formattedCitation":"(MacIndoe &amp; Oakley, 2022; Mayer, 2022; Never, 2016)","plainCitation":"(MacIndoe &amp; Oakley, 2022; Mayer, 2022; Never,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4075,"uris":["http://zotero.org/users/5067966/items/LVHXWIZU"],"itemData":{"id":4075,"type":"article-journal","container-title":"Submitted for publication","title":"Understanding Location and Density; A Spatial Analysis of Cuyahoga County Ohio's Nonprofit Sector","author":[{"family":"Mayer","given":"Duncan J."}],"issued":{"date-parts":[["2022"]]},"citation-key":"mayer2022c"},"label":"page"},{"id":5671,"uris":["http://zotero.org/users/5067966/items/WTXSGHJ6"],"itemData":{"id":5671,"type":"article-journal","abstract":"Place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rsidR="00B641D2">
        <w:fldChar w:fldCharType="separate"/>
      </w:r>
      <w:r w:rsidR="00B641D2">
        <w:rPr>
          <w:noProof/>
        </w:rPr>
        <w:t>(MacIndoe &amp; Oakley, 2022; Mayer, 2022; Never, 2016)</w:t>
      </w:r>
      <w:r w:rsidR="00B641D2">
        <w:fldChar w:fldCharType="end"/>
      </w:r>
      <w:r w:rsidR="00B641D2">
        <w:t xml:space="preserve">. Yet our search revealed few </w:t>
      </w:r>
      <w:r w:rsidR="00AA01BA">
        <w:t xml:space="preserve">case studies and materials available for instructors in nonprofit studies to illustrate the importance of spatial thinking. In the next section, this paper presents a case study, with open data and code, intended to be used to illustrate the advantages of entering a spatial dimension into nonprofit studies. </w:t>
      </w:r>
    </w:p>
    <w:p w14:paraId="29A89E88" w14:textId="2A45B49F" w:rsidR="0096192E" w:rsidRDefault="00A30172" w:rsidP="007F6DB6">
      <w:pPr>
        <w:pStyle w:val="Heading1"/>
      </w:pPr>
      <w:r>
        <w:t>3 Case Study</w:t>
      </w:r>
    </w:p>
    <w:p w14:paraId="3EC432DC" w14:textId="07E5DB6E" w:rsidR="00156F18" w:rsidRDefault="00156F18" w:rsidP="00156F18">
      <w:pPr>
        <w:pStyle w:val="BodyText"/>
      </w:pPr>
      <w:r>
        <w:t xml:space="preserve">The case study in this article is computational in nature, with the expressed purpose of facilitating the teaching of spatial thinking to nonprofit professionals. Accordingly, the accompanying code can be found in the authors’ GitHub, the link to which is in the appendix. GitHub is a reliable and widely used platform for the storage and dissemination of open-source software. It is recommended that readers download the associated zip file from the repository, which can be used to reproduce the analyses and figures in this paper and used in their classes to facilitate or enhance instruction. Although the data found in the repository is in a general format (e.g., .csv), the associated code is written in R </w:t>
      </w:r>
      <w:r>
        <w:fldChar w:fldCharType="begin"/>
      </w:r>
      <w:r>
        <w:instrText xml:space="preserve"> ADDIN ZOTERO_ITEM CSL_CITATION {"citationID":"OXfJ1CmI","properties":{"formattedCitation":"(R Core team, 2020)","plainCitation":"(R Core team, 2020)","noteIndex":0},"citationItems":[{"id":2307,"uris":["http://zotero.org/users/5067966/items/7PSWM4CU"],"itemData":{"id":2307,"type":"software","event-place":"Vienna, Austria","publisher":"R Foundation for Statistical Computing","publisher-place":"Vienna, Austria","title":"R: A language and environment for statistical computing","URL":"https://www.R-project.org/","version":"4.0.2","author":[{"literal":"R Core team"}],"issued":{"date-parts":[["2020"]]},"citation-key":"rcoreteam2020"}}],"schema":"https://github.com/citation-style-language/schema/raw/master/csl-citation.json"} </w:instrText>
      </w:r>
      <w:r>
        <w:fldChar w:fldCharType="separate"/>
      </w:r>
      <w:r>
        <w:rPr>
          <w:noProof/>
        </w:rPr>
        <w:t>(R Core team, 2020)</w:t>
      </w:r>
      <w:r>
        <w:fldChar w:fldCharType="end"/>
      </w:r>
      <w:r>
        <w:t xml:space="preserve">, an open-source </w:t>
      </w:r>
      <w:r w:rsidR="00632A74">
        <w:t xml:space="preserve">language that is </w:t>
      </w:r>
      <w:r>
        <w:t xml:space="preserve">compatible with a range of existing </w:t>
      </w:r>
      <w:ins w:id="26" w:author="Robert Fischer" w:date="2022-10-08T15:51:00Z">
        <w:r w:rsidR="001C416B">
          <w:t xml:space="preserve">analysis </w:t>
        </w:r>
      </w:ins>
      <w:r>
        <w:t>platforms.</w:t>
      </w:r>
    </w:p>
    <w:p w14:paraId="473CE66A" w14:textId="27928D77" w:rsidR="00E5266B" w:rsidRDefault="0096192E" w:rsidP="00B61E63">
      <w:pPr>
        <w:pStyle w:val="BodyText"/>
      </w:pPr>
      <w:r>
        <w:t>Th</w:t>
      </w:r>
      <w:r w:rsidR="00156F18">
        <w:t>e</w:t>
      </w:r>
      <w:r>
        <w:t xml:space="preserve"> case study focuses on the </w:t>
      </w:r>
      <w:r w:rsidR="00632A74">
        <w:t>spatial arrangement of the nonprofit sector,</w:t>
      </w:r>
      <w:r>
        <w:t xml:space="preserve"> by census tract</w:t>
      </w:r>
      <w:r w:rsidR="00632A74">
        <w:t>,</w:t>
      </w:r>
      <w:r>
        <w:t xml:space="preserve"> in Cuyahoga County Ohio</w:t>
      </w:r>
      <w:r w:rsidR="00296277">
        <w:t xml:space="preserve"> (USA)</w:t>
      </w:r>
      <w:r>
        <w:t xml:space="preserve"> in 2016. The census tract is an apt choice of </w:t>
      </w:r>
      <w:r w:rsidR="00296277">
        <w:t>geography</w:t>
      </w:r>
      <w:r w:rsidR="00314CBE">
        <w:t xml:space="preserve">, </w:t>
      </w:r>
      <w:ins w:id="27" w:author="Robert Fischer" w:date="2022-10-08T15:51:00Z">
        <w:r w:rsidR="001C416B">
          <w:t xml:space="preserve">as </w:t>
        </w:r>
      </w:ins>
      <w:r w:rsidR="00314CBE">
        <w:t>it is a</w:t>
      </w:r>
      <w:r w:rsidR="00296277">
        <w:t xml:space="preserve"> </w:t>
      </w:r>
      <w:r>
        <w:t xml:space="preserve">widely used </w:t>
      </w:r>
      <w:del w:id="28" w:author="Robert Fischer" w:date="2022-10-08T15:51:00Z">
        <w:r w:rsidDel="001C416B">
          <w:delText>measure of</w:delText>
        </w:r>
      </w:del>
      <w:ins w:id="29" w:author="Robert Fischer" w:date="2022-10-08T15:51:00Z">
        <w:r w:rsidR="001C416B">
          <w:t>proxy for</w:t>
        </w:r>
      </w:ins>
      <w:del w:id="30" w:author="Robert Fischer" w:date="2022-10-08T15:51:00Z">
        <w:r w:rsidDel="001C416B">
          <w:delText xml:space="preserve"> a</w:delText>
        </w:r>
      </w:del>
      <w:r>
        <w:t xml:space="preserve"> neighborhood </w:t>
      </w:r>
      <w:r w:rsidR="00296277">
        <w:t xml:space="preserve">and </w:t>
      </w:r>
      <w:r>
        <w:t xml:space="preserve">corresponds to theories related to the </w:t>
      </w:r>
      <w:r w:rsidR="002D60D8">
        <w:t xml:space="preserve">local benefits of nonprofit organizations. </w:t>
      </w:r>
      <w:r w:rsidR="00B61E63">
        <w:t xml:space="preserve">Further, while </w:t>
      </w:r>
      <w:r>
        <w:t xml:space="preserve">spatial dynamics may be at play in a range of situations, accounting for them is often most important with smaller, clustered units </w:t>
      </w:r>
      <w:r>
        <w:fldChar w:fldCharType="begin"/>
      </w:r>
      <w:r>
        <w:instrText xml:space="preserve"> ADDIN ZOTERO_ITEM CSL_CITATION {"citationID":"7J6Sd0rp","properties":{"formattedCitation":"(Dale, 2014)","plainCitation":"(Dale, 2014)","noteIndex":0},"citationItems":[{"id":4168,"uris":["http://zotero.org/users/5067966/items/RTTAY5NJ"],"itemData":{"id":4168,"type":"book","edition":"2nd edition","event-place":"Cambridge","ISBN":"978-0-521-14350-9","language":"English","number-of-pages":"454","publisher":"Cambridge University Press","publisher-place":"Cambridge","title":"Spatial Analysis: A Guide For Ecologists","title-short":"Spatial Analysis","author":[{"family":"Dale","given":"Mark R. T."}],"issued":{"date-parts":[["2014"]]},"citation-key":"dale2014"}}],"schema":"https://github.com/citation-style-language/schema/raw/master/csl-citation.json"} </w:instrText>
      </w:r>
      <w:r>
        <w:fldChar w:fldCharType="separate"/>
      </w:r>
      <w:r>
        <w:rPr>
          <w:noProof/>
        </w:rPr>
        <w:t>(Dale, 2014)</w:t>
      </w:r>
      <w:r>
        <w:fldChar w:fldCharType="end"/>
      </w:r>
      <w:r>
        <w:t xml:space="preserve">. </w:t>
      </w:r>
      <w:r w:rsidR="00305D17">
        <w:t xml:space="preserve">Cuyahoga County is just over 1,200 square miles with a population over 1.2 </w:t>
      </w:r>
      <w:r w:rsidR="00305D17">
        <w:lastRenderedPageBreak/>
        <w:t xml:space="preserve">million. </w:t>
      </w:r>
      <w:r w:rsidR="00B61E63">
        <w:t>Cuyahoga County is also an interesting</w:t>
      </w:r>
      <w:r w:rsidR="005B0E6C">
        <w:t xml:space="preserve"> location</w:t>
      </w:r>
      <w:r w:rsidR="00B61E63">
        <w:t xml:space="preserve"> </w:t>
      </w:r>
      <w:r w:rsidR="005B0E6C">
        <w:t xml:space="preserve">for a study of the nonprofit sector </w:t>
      </w:r>
      <w:r w:rsidR="00B61E63">
        <w:t>as it maintains a rich philanthropic history, home to some of the oldest community foundations and federated organizations</w:t>
      </w:r>
      <w:r w:rsidR="005B0E6C">
        <w:t>,</w:t>
      </w:r>
      <w:r w:rsidR="00B61E63">
        <w:t xml:space="preserve"> </w:t>
      </w:r>
      <w:r w:rsidR="005B0E6C">
        <w:t xml:space="preserve">and has </w:t>
      </w:r>
      <w:r w:rsidR="00B61E63">
        <w:t xml:space="preserve">previously received scholarly attention in this journal </w:t>
      </w:r>
      <w:r w:rsidR="00B61E63">
        <w:fldChar w:fldCharType="begin"/>
      </w:r>
      <w:r w:rsidR="00B61E63">
        <w:instrText xml:space="preserve"> ADDIN ZOTERO_ITEM CSL_CITATION {"citationID":"sFcULu61","properties":{"formattedCitation":"(Roudebush &amp; Brudney, 2012)","plainCitation":"(Roudebush &amp; Brudney, 2012)","noteIndex":0},"citationItems":[{"id":1837,"uris":["http://zotero.org/users/5067966/items/HDKT32JH"],"itemData":{"id":1837,"type":"article-journal","abstract":"This study began with an effort to obtain data on the economic contribution of the nonprofit sector in a large, metropolitan community to inform policy-makers. Despite the growing interest of policy-makers in the nonprofit sector, and the importance of accurate, reliable, and timely data to make sound public policy decisions and to evaluate their effects, we encountered considerable difficulty and gaps in assembling the necessary information. Based on our experience and the scholarly literature, we detail the problems and how scholars might address them in preparing reports on the local nonprofit sector. We conclude with recommendations to improve the collection, availability, and reliability of data on the nonprofit sector to guide public policymaking.","container-title":"Nonprofit Policy Forum","DOI":"10.1515/2154-3348.1044","ISSN":"2154-3348","issue":"1","language":"en","source":"DOI.org (Crossref)","title":"Making Policy Without Parameters: Obtaining Data on the Nonprofit Sector in a Local Community","title-short":"Making Policy Without Parameters","URL":"https://www.degruyter.com/view/j/npf.2012.3.issue-1/2154-3348.1044/2154-3348.1044.xml","volume":"3","author":[{"family":"Roudebush","given":"Margaret M."},{"family":"Brudney","given":"Jeffrey L."}],"accessed":{"date-parts":[["2019",5,26]]},"issued":{"date-parts":[["2012",1,8]]},"citation-key":"roudebushMakingPolicyParameters2012"}}],"schema":"https://github.com/citation-style-language/schema/raw/master/csl-citation.json"} </w:instrText>
      </w:r>
      <w:r w:rsidR="00B61E63">
        <w:fldChar w:fldCharType="separate"/>
      </w:r>
      <w:r w:rsidR="00B61E63">
        <w:rPr>
          <w:noProof/>
        </w:rPr>
        <w:t>(Roudebush &amp; Brudney, 2012)</w:t>
      </w:r>
      <w:r w:rsidR="00B61E63">
        <w:fldChar w:fldCharType="end"/>
      </w:r>
      <w:r w:rsidR="00B61E63">
        <w:t>.</w:t>
      </w:r>
    </w:p>
    <w:p w14:paraId="5FA5D117" w14:textId="6C29032A" w:rsidR="00156F18" w:rsidRDefault="00156F18" w:rsidP="00156F18">
      <w:pPr>
        <w:pStyle w:val="BodyText"/>
      </w:pPr>
      <w:r>
        <w:t xml:space="preserve">This case study focuses on two measures of the size of the nonprofit sector, density and mass. Consistent with the extant literature, density is defined as the number of active nonprofits in the census tract </w:t>
      </w:r>
      <w:r>
        <w:fldChar w:fldCharType="begin"/>
      </w:r>
      <w:r>
        <w:instrText xml:space="preserve"> ADDIN ZOTERO_ITEM CSL_CITATION {"citationID":"LXU2bsyz","properties":{"formattedCitation":"(Carroll &amp; Hannan, 2000; Wo, 2018)","plainCitation":"(Carroll &amp; Hannan, 2000; Wo, 2018)","noteIndex":0},"citationItems":[{"id":4460,"uris":["http://zotero.org/users/5067966/items/WWAK4QRG"],"itemData":{"id":4460,"type":"book","call-number":"HD4826.5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T."}],"issued":{"date-parts":[["2000"]]},"citation-key":"carroll2000"},"label":"page"},{"id":3135,"uris":["http://zotero.org/users/5067966/items/GB5HLSJA"],"itemData":{"id":3135,"type":"article-journal","abstract":"Although some urban sociology perspectives suggest how certain sociodeomgraphic characteristics influence nonprofit development, there is a dearth of empirical research to assess neighborhood differences in nonprofit organizations. The goal of the current study is to build upon the extant literature by examining how both concentrated disadvantage and violent crime impact nonprofit density across neighborhoods. Using data from Los Angeles census tracts from 2010 to 2012, I test for linear and nonlinear influences that these two neighborhood factors might exert on nonprofit density. Poisson regression models show that concentrated disadvantage has a nonlinear (U-shaped) effect on all forms of nonprofit density, whereas violent crime has a linear and deleterious effect on all forms of nonprofit density. These results provide important new insights for urban sociology and policy; most importantly, the extent to which neighborhoods with ongoing social problems can later respond to such problems via access to nonprofit organizations.","container-title":"Social Science Research","DOI":"https://doi.org/10.1016/j.ssresearch.2018.01.001","issue":"7","language":"en","page":"56-71","source":"Zotero","title":"Understanding the density of nonprofit organizations across Los Angeles neighborhoods: Does concentrated disadvantage and violent crime matter?","volume":"65","author":[{"family":"Wo","given":"James C"}],"issued":{"date-parts":[["2018"]]},"citation-key":"wo2018"},"label":"page"}],"schema":"https://github.com/citation-style-language/schema/raw/master/csl-citation.json"} </w:instrText>
      </w:r>
      <w:r>
        <w:fldChar w:fldCharType="separate"/>
      </w:r>
      <w:r>
        <w:rPr>
          <w:noProof/>
        </w:rPr>
        <w:t>(Carroll &amp; Hannan, 2000; Wo, 2018)</w:t>
      </w:r>
      <w:r>
        <w:fldChar w:fldCharType="end"/>
      </w:r>
      <w:r>
        <w:t xml:space="preserve">. Yet, density presents a single dimension of the nonprofit sector; it is not a direct measure of activity and neglects the </w:t>
      </w:r>
      <w:ins w:id="31" w:author="Robert Fischer" w:date="2022-10-08T15:53:00Z">
        <w:r w:rsidR="00DD01BB">
          <w:t xml:space="preserve">variable </w:t>
        </w:r>
      </w:ins>
      <w:r>
        <w:t xml:space="preserve">size of organizations </w:t>
      </w:r>
      <w:r>
        <w:fldChar w:fldCharType="begin"/>
      </w:r>
      <w:r>
        <w:instrText xml:space="preserve"> ADDIN ZOTERO_ITEM CSL_CITATION {"citationID":"eG2odJen","properties":{"formattedCitation":"(Amburgey, 1996; Carroll &amp; Hannan, 2000)","plainCitation":"(Amburgey, 1996; Carroll &amp; Hannan, 2000)","noteIndex":0},"citationItems":[{"id":3240,"uris":["http://zotero.org/users/5067966/items/FSCNHJJT"],"itemData":{"id":3240,"type":"article-journal","container-title":"Academy of Management Journal","issue":"5","language":"en","page":"23","source":"Zotero","title":"Organizational ecology: Past, present, and future directions","volume":"39","author":[{"family":"Amburgey","given":"Terry L"}],"issued":{"date-parts":[["1996"]]},"citation-key":"amburgey1996"},"label":"page"},{"id":4460,"uris":["http://zotero.org/users/5067966/items/WWAK4QRG"],"itemData":{"id":4460,"type":"book","call-number":"HD4826.5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T."}],"issued":{"date-parts":[["2000"]]},"citation-key":"carroll2000"},"label":"page"}],"schema":"https://github.com/citation-style-language/schema/raw/master/csl-citation.json"} </w:instrText>
      </w:r>
      <w:r>
        <w:fldChar w:fldCharType="separate"/>
      </w:r>
      <w:r>
        <w:rPr>
          <w:noProof/>
        </w:rPr>
        <w:t>(Amburgey, 1996; Carroll &amp; Hannan, 2000)</w:t>
      </w:r>
      <w:r>
        <w:fldChar w:fldCharType="end"/>
      </w:r>
      <w:r>
        <w:t xml:space="preserve">. Responding to this, several scholars have considered alternative measures </w:t>
      </w:r>
      <w:ins w:id="32" w:author="Robert Fischer" w:date="2022-10-08T15:53:00Z">
        <w:r w:rsidR="00DD01BB">
          <w:t xml:space="preserve">that draw on </w:t>
        </w:r>
      </w:ins>
      <w:del w:id="33" w:author="Robert Fischer" w:date="2022-10-08T15:53:00Z">
        <w:r w:rsidDel="00DD01BB">
          <w:delText>using</w:delText>
        </w:r>
      </w:del>
      <w:r>
        <w:t xml:space="preserve"> </w:t>
      </w:r>
      <w:ins w:id="34" w:author="Robert Fischer" w:date="2022-10-08T15:53:00Z">
        <w:r w:rsidR="00DD01BB">
          <w:t xml:space="preserve">nonprofits’ </w:t>
        </w:r>
      </w:ins>
      <w:r>
        <w:t xml:space="preserve">financial information </w:t>
      </w:r>
      <w:r>
        <w:fldChar w:fldCharType="begin"/>
      </w:r>
      <w:r>
        <w:instrText xml:space="preserve"> ADDIN ZOTERO_ITEM CSL_CITATION {"citationID":"fVF7Zjae","properties":{"formattedCitation":"(Joassart-Marcelli &amp; Wolch, 2003; Never, 2016)","plainCitation":"(Joassart-Marcelli &amp; Wolch, 2003; Never, 2016)","noteIndex":0},"citationItems":[{"id":3144,"uris":["http://zotero.org/users/5067966/items/R78RTV6Q"],"itemData":{"id":3144,"type":"article-journal","container-title":"Nonprofit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(Joassart-Marcelli &amp; Wolch, 2003; Never, 2016)</w:t>
      </w:r>
      <w:r>
        <w:fldChar w:fldCharType="end"/>
      </w:r>
      <w:r>
        <w:t xml:space="preserve">. Accordingly, this case study considers </w:t>
      </w:r>
      <w:ins w:id="35" w:author="Robert Fischer" w:date="2022-10-08T15:54:00Z">
        <w:r w:rsidR="00DD01BB">
          <w:t xml:space="preserve">mass in addition to </w:t>
        </w:r>
      </w:ins>
      <w:r>
        <w:t>density</w:t>
      </w:r>
      <w:del w:id="36" w:author="Robert Fischer" w:date="2022-10-08T15:54:00Z">
        <w:r w:rsidDel="00DD01BB">
          <w:delText xml:space="preserve"> </w:delText>
        </w:r>
      </w:del>
      <w:del w:id="37" w:author="Robert Fischer" w:date="2022-10-08T15:53:00Z">
        <w:r w:rsidDel="00DD01BB">
          <w:delText>and</w:delText>
        </w:r>
      </w:del>
      <w:del w:id="38" w:author="Robert Fischer" w:date="2022-10-08T15:54:00Z">
        <w:r w:rsidDel="00DD01BB">
          <w:delText xml:space="preserve"> mass</w:delText>
        </w:r>
      </w:del>
      <w:r>
        <w:t xml:space="preserve">, where the </w:t>
      </w:r>
      <w:proofErr w:type="spellStart"/>
      <w:r>
        <w:t>l</w:t>
      </w:r>
      <w:ins w:id="39" w:author="Robert Fischer" w:date="2022-10-08T15:54:00Z">
        <w:r w:rsidR="00DD01BB">
          <w:t>former</w:t>
        </w:r>
      </w:ins>
      <w:proofErr w:type="spellEnd"/>
      <w:del w:id="40" w:author="Robert Fischer" w:date="2022-10-08T15:54:00Z">
        <w:r w:rsidDel="00DD01BB">
          <w:delText>atter</w:delText>
        </w:r>
      </w:del>
      <w:r>
        <w:t xml:space="preserve"> </w:t>
      </w:r>
      <w:proofErr w:type="gramStart"/>
      <w:r>
        <w:t>is defined</w:t>
      </w:r>
      <w:proofErr w:type="gramEnd"/>
      <w:r>
        <w:t xml:space="preserve"> as the total revenue received by nonprofits in the census tract. All nonprofit information </w:t>
      </w:r>
      <w:r w:rsidR="000A6ACC">
        <w:t xml:space="preserve">is </w:t>
      </w:r>
      <w:r w:rsidR="000A170B">
        <w:t xml:space="preserve">drawn from the 2016 Business Master File </w:t>
      </w:r>
      <w:r w:rsidR="006B683C">
        <w:t xml:space="preserve">(BMF) </w:t>
      </w:r>
      <w:r w:rsidR="000A170B">
        <w:t xml:space="preserve">provided by the National Center for Charitable Statistics. </w:t>
      </w:r>
      <w:r w:rsidR="006B683C">
        <w:t>The addresses of all nonprofits that ha</w:t>
      </w:r>
      <w:r w:rsidR="005B0E6C">
        <w:t>ve</w:t>
      </w:r>
      <w:r w:rsidR="006B683C">
        <w:t xml:space="preserve"> submitted tax documents in the p</w:t>
      </w:r>
      <w:ins w:id="41" w:author="Robert Fischer" w:date="2022-10-08T15:54:00Z">
        <w:r w:rsidR="00DD01BB">
          <w:t>revious</w:t>
        </w:r>
      </w:ins>
      <w:del w:id="42" w:author="Robert Fischer" w:date="2022-10-08T15:54:00Z">
        <w:r w:rsidR="006B683C" w:rsidDel="00DD01BB">
          <w:delText>ast</w:delText>
        </w:r>
      </w:del>
      <w:r w:rsidR="006B683C">
        <w:t xml:space="preserve"> two years, after extensive cleaning, were geocoded. </w:t>
      </w:r>
      <w:r w:rsidR="005B0E6C">
        <w:t xml:space="preserve">Consistent with prior research, in the event that a nonprofit lists a post-office as their location, the post-office </w:t>
      </w:r>
      <w:ins w:id="43" w:author="Robert Fischer" w:date="2022-10-08T15:54:00Z">
        <w:r w:rsidR="00DD01BB">
          <w:t xml:space="preserve">address </w:t>
        </w:r>
      </w:ins>
      <w:r w:rsidR="005B0E6C">
        <w:t xml:space="preserve">is used </w:t>
      </w:r>
      <w:r w:rsidR="005B0E6C">
        <w:fldChar w:fldCharType="begin"/>
      </w:r>
      <w:r w:rsidR="005B0E6C">
        <w:instrText xml:space="preserve"> ADDIN ZOTERO_ITEM CSL_CITATION {"citationID":"7UwpIt89","properties":{"formattedCitation":"(Mayer, 2022; Yan et al., 2014)","plainCitation":"(Mayer, 2022; Yan et al., 2014)","noteIndex":0},"citationItems":[{"id":4075,"uris":["http://zotero.org/users/5067966/items/LVHXWIZU"],"itemData":{"id":4075,"type":"article-journal","container-title":"Submitted for publication","title":"Understanding Location and Density; A Spatial Analysis of Cuyahoga County Ohio's Nonprofit Sector","author":[{"family":"Mayer","given":"Duncan J."}],"issued":{"date-parts":[["2022"]]},"citation-key":"mayer2022c"},"label":"page"},{"id":3136,"uris":["http://zotero.org/users/5067966/items/3TSIC9D4"],"itemData":{"id":3136,"type":"article-journal","abstract":"The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5B0E6C">
        <w:fldChar w:fldCharType="separate"/>
      </w:r>
      <w:r w:rsidR="005B0E6C">
        <w:rPr>
          <w:noProof/>
        </w:rPr>
        <w:t>(Mayer, 2022; Yan et al., 2014)</w:t>
      </w:r>
      <w:r w:rsidR="005B0E6C">
        <w:fldChar w:fldCharType="end"/>
      </w:r>
      <w:r w:rsidR="005B0E6C">
        <w:t xml:space="preserve">. </w:t>
      </w:r>
      <w:r w:rsidR="006B683C">
        <w:t xml:space="preserve">The </w:t>
      </w:r>
      <w:ins w:id="44" w:author="Robert Fischer" w:date="2022-10-08T15:55:00Z">
        <w:r w:rsidR="00DD01BB">
          <w:t xml:space="preserve">successful </w:t>
        </w:r>
      </w:ins>
      <w:r w:rsidR="006B683C">
        <w:t xml:space="preserve">geocoding rate was over 99 percent. The BMF is limited insofar as it may undercount the smallest organizations and those focused on religious services, however, is the best available data source for </w:t>
      </w:r>
      <w:r w:rsidR="002C0658">
        <w:t xml:space="preserve">scholars working </w:t>
      </w:r>
      <w:del w:id="45" w:author="Robert Fischer" w:date="2022-10-08T15:55:00Z">
        <w:r w:rsidR="002C0658" w:rsidDel="00DD01BB">
          <w:delText>with small geographic units</w:delText>
        </w:r>
      </w:del>
      <w:ins w:id="46" w:author="Robert Fischer" w:date="2022-10-08T15:55:00Z">
        <w:r w:rsidR="00DD01BB">
          <w:t>on the broader population of nonprofits in a region</w:t>
        </w:r>
      </w:ins>
      <w:r w:rsidR="002C0658">
        <w:t xml:space="preserve"> </w:t>
      </w:r>
      <w:r w:rsidR="002C0658">
        <w:fldChar w:fldCharType="begin"/>
      </w:r>
      <w:r w:rsidR="00CD4FA4">
        <w:instrText xml:space="preserve"> ADDIN ZOTERO_ITEM CSL_CITATION {"citationID":"PT3wYTvW","properties":{"formattedCitation":"(Wo, 2018; Yan et al., 2014)","plainCitation":"(Wo, 2018; Yan et al., 2014)","noteIndex":0},"citationItems":[{"id":3135,"uris":["http://zotero.org/users/5067966/items/GB5HLSJA"],"itemData":{"id":3135,"type":"article-journal","abstract":"Although some urban sociology perspectives suggest how certain sociodeomgraphic characteristics influence nonprofit development, there is a dearth of empirical research to assess neighborhood differences in nonprofit organizations. The goal of the current study is to build upon the extant literature by examining how both concentrated disadvantage and violent crime impact nonprofit density across neighborhoods. Using data from Los Angeles census tracts from 2010 to 2012, I test for linear and nonlinear influences that these two neighborhood factors might exert on nonprofit density. Poisson regression models show that concentrated disadvantage has a nonlinear (U-shaped) effect on all forms of nonprofit density, whereas violent crime has a linear and deleterious effect on all forms of nonprofit density. These results provide important new insights for urban sociology and policy; most importantly, the extent to which neighborhoods with ongoing social problems can later respond to such problems via access to nonprofit organizations.","container-title":"Social Science Research","DOI":"https://doi.org/10.1016/j.ssresearch.2018.01.001","issue":"7","language":"en","page":"56-71","source":"Zotero","title":"Understanding the density of nonprofit organizations across Los Angeles neighborhoods: Does concentrated disadvantage and violent crime matter?","volume":"65","author":[{"family":"Wo","given":"James C"}],"issued":{"date-parts":[["2018"]]},"citation-key":"wo2018"},"label":"page"},{"id":3136,"uris":["http://zotero.org/users/5067966/items/3TSIC9D4"],"itemData":{"id":3136,"type":"article-journal","abstract":"The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2C0658">
        <w:fldChar w:fldCharType="separate"/>
      </w:r>
      <w:r w:rsidR="00CD4FA4">
        <w:rPr>
          <w:noProof/>
        </w:rPr>
        <w:t>(Wo, 2018; Yan et al., 2014)</w:t>
      </w:r>
      <w:r w:rsidR="002C0658">
        <w:fldChar w:fldCharType="end"/>
      </w:r>
      <w:r w:rsidR="002C0658">
        <w:t>.</w:t>
      </w:r>
      <w:r w:rsidR="00DA4962">
        <w:t xml:space="preserve"> </w:t>
      </w:r>
    </w:p>
    <w:p w14:paraId="782113B0" w14:textId="0C9C3641" w:rsidR="00156F18" w:rsidRDefault="00DA4962" w:rsidP="00DA4962">
      <w:pPr>
        <w:pStyle w:val="BodyText"/>
      </w:pPr>
      <w:r>
        <w:t xml:space="preserve">Given the local benefits of nonprofit organizations, a crucial question for the development of a nonprofit sector is the </w:t>
      </w:r>
      <w:r w:rsidR="006F352C">
        <w:t xml:space="preserve">location of nonprofits in relation to need </w:t>
      </w:r>
      <w:r w:rsidR="006F352C">
        <w:fldChar w:fldCharType="begin"/>
      </w:r>
      <w:r w:rsidR="006F352C">
        <w:instrText xml:space="preserve"> ADDIN ZOTERO_ITEM CSL_CITATION {"citationID":"bm0fDk6P","properties":{"formattedCitation":"(Joassart-Marcelli &amp; Wolch, 2003; Never, 2016; Yan et al., 2014)","plainCitation":"(Joassart-Marcelli &amp; Wolch, 2003; Never, 2016;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6F352C">
        <w:fldChar w:fldCharType="separate"/>
      </w:r>
      <w:r w:rsidR="006F352C">
        <w:rPr>
          <w:noProof/>
        </w:rPr>
        <w:t>(Joassart-</w:t>
      </w:r>
      <w:r w:rsidR="006F352C">
        <w:rPr>
          <w:noProof/>
        </w:rPr>
        <w:lastRenderedPageBreak/>
        <w:t>Marcelli &amp; Wolch, 2003; Never, 2016; Yan et al., 2014)</w:t>
      </w:r>
      <w:r w:rsidR="006F352C">
        <w:fldChar w:fldCharType="end"/>
      </w:r>
      <w:r w:rsidR="000D5649">
        <w:t xml:space="preserve">, and scholars have taken different approaches to quantifying </w:t>
      </w:r>
      <w:ins w:id="47" w:author="Robert Fischer" w:date="2022-10-08T15:56:00Z">
        <w:r w:rsidR="00DD01BB">
          <w:t xml:space="preserve">underlying community </w:t>
        </w:r>
      </w:ins>
      <w:r w:rsidR="000D5649">
        <w:t xml:space="preserve">need. This case study uses the Neighborhood Deprivation Index (NDI) developed by </w:t>
      </w:r>
      <w:r w:rsidR="000D5649">
        <w:fldChar w:fldCharType="begin"/>
      </w:r>
      <w:r w:rsidR="00EE624F">
        <w:instrText xml:space="preserve"> ADDIN ZOTERO_ITEM CSL_CITATION {"citationID":"QihbJJQ1","properties":{"formattedCitation":"(Messer et al., 2006)","plainCitation":"(Messer et al., 2006)","dontUpdate":true,"noteIndex":0},"citationItems":[{"id":5763,"uris":["http://zotero.org/users/5067966/items/EN8ZQWZW"],"itemData":{"id":5763,"type":"article-journal","abstract":"Census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ﬁve suburban counties (located in three states), which were used to create eight study areas within four states. Census variables representing ﬁve socio-demographic domains previously associated with health outcomes, including income/poverty, education, employment, housing, and occupation, were empirically summarized using principal components analysis. The resulting ﬁrst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Bdeprivation^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outcomes.","container-title":"Journal of Urban Health","DOI":"10.1007/s11524-006-9094-x","ISSN":"1099-3460, 1468-2869","issue":"6","journalAbbreviation":"J Urban Health","language":"en","page":"1041-1062","source":"DOI.org (Crossref)","title":"The Development of a Standardized Neighborhood Deprivation Index","volume":"83","author":[{"family":"Messer","given":"Lynne C."},{"family":"Laraia","given":"Barbara A."},{"family":"Kaufman","given":"Jay S."},{"family":"Eyster","given":"Janet"},{"family":"Holzman","given":"Claudia"},{"family":"Culhane","given":"Jennifer"},{"family":"Elo","given":"Irma"},{"family":"Burke","given":"Jessica G."},{"family":"O’Campo","given":"Patricia"}],"issued":{"date-parts":[["2006",12,8]]},"citation-key":"messer2006a"}}],"schema":"https://github.com/citation-style-language/schema/raw/master/csl-citation.json"} </w:instrText>
      </w:r>
      <w:r w:rsidR="000D5649">
        <w:fldChar w:fldCharType="separate"/>
      </w:r>
      <w:r w:rsidR="000D5649">
        <w:rPr>
          <w:noProof/>
        </w:rPr>
        <w:t>Messer et al. (2006)</w:t>
      </w:r>
      <w:r w:rsidR="000D5649">
        <w:fldChar w:fldCharType="end"/>
      </w:r>
      <w:r w:rsidR="000D5649">
        <w:t xml:space="preserve">, which includes a series of variables </w:t>
      </w:r>
      <w:r w:rsidR="00A94F88">
        <w:t xml:space="preserve">from the US Census </w:t>
      </w:r>
      <w:r w:rsidR="000D5649">
        <w:t xml:space="preserve">in </w:t>
      </w:r>
      <w:ins w:id="48" w:author="Robert Fischer" w:date="2022-10-08T15:56:00Z">
        <w:r w:rsidR="00DD01BB">
          <w:t xml:space="preserve">the </w:t>
        </w:r>
      </w:ins>
      <w:r w:rsidR="000D5649">
        <w:t>domains of education, employment, housing, occupation, poverty, residential stability, racial composition, marital status, inequality, as well as other variable</w:t>
      </w:r>
      <w:r w:rsidR="00CC1470">
        <w:t xml:space="preserve">s </w:t>
      </w:r>
      <w:r w:rsidR="00CC1470">
        <w:fldChar w:fldCharType="begin"/>
      </w:r>
      <w:r w:rsidR="00CC1470">
        <w:instrText xml:space="preserve"> ADDIN ZOTERO_ITEM CSL_CITATION {"citationID":"wqSPTibb","properties":{"formattedCitation":"(Buller, 2022)","plainCitation":"(Buller, 2022)","noteIndex":0},"citationItems":[{"id":5770,"uris":["http://zotero.org/users/5067966/items/TEVWGCPS"],"itemData":{"id":5770,"type":"software","publisher":"The Comprehensive R Archive Network","title":"ndi: Neighborhood Deprivation Indices.","URL":"https://cran.r-project.org/package=ndi","author":[{"family":"Buller","given":"Ian","suffix":"D"}],"issued":{"date-parts":[["2022"]]},"citation-key":"buller2022"}}],"schema":"https://github.com/citation-style-language/schema/raw/master/csl-citation.json"} </w:instrText>
      </w:r>
      <w:r w:rsidR="00CC1470">
        <w:fldChar w:fldCharType="separate"/>
      </w:r>
      <w:r w:rsidR="00CC1470">
        <w:rPr>
          <w:noProof/>
        </w:rPr>
        <w:t>(Buller, 2022)</w:t>
      </w:r>
      <w:r w:rsidR="00CC1470">
        <w:fldChar w:fldCharType="end"/>
      </w:r>
      <w:r w:rsidR="000D5649">
        <w:t xml:space="preserve">. Higher levels of the NDI indicate a higher level of deprivation and need in the </w:t>
      </w:r>
      <w:del w:id="49" w:author="Robert Fischer" w:date="2022-10-08T15:56:00Z">
        <w:r w:rsidR="000D5649" w:rsidDel="00DD01BB">
          <w:delText>neighborhood</w:delText>
        </w:r>
      </w:del>
      <w:ins w:id="50" w:author="Robert Fischer" w:date="2022-10-08T15:56:00Z">
        <w:r w:rsidR="00DD01BB">
          <w:t>geographic area</w:t>
        </w:r>
      </w:ins>
      <w:r w:rsidR="00F915A4">
        <w:t xml:space="preserve">. </w:t>
      </w:r>
      <w:r w:rsidR="006267F6">
        <w:t>Three census tracts have been removed from the sample for having a resident population of zero i</w:t>
      </w:r>
      <w:r w:rsidR="00EA4B86">
        <w:t>n</w:t>
      </w:r>
      <w:r w:rsidR="006267F6">
        <w:t xml:space="preserve"> 2016, which makes several variables used in the NDI undefined (e.g., percent of the population under the federal poverty line). The final sample contains 433 tracts</w:t>
      </w:r>
      <w:ins w:id="51" w:author="Robert Fischer" w:date="2022-10-08T15:57:00Z">
        <w:r w:rsidR="00DD01BB">
          <w:t xml:space="preserve"> within Cuyahoga County</w:t>
        </w:r>
      </w:ins>
      <w:r w:rsidR="006267F6">
        <w:t xml:space="preserve">. </w:t>
      </w:r>
    </w:p>
    <w:p w14:paraId="12E5739B" w14:textId="598F172B" w:rsidR="00675400" w:rsidRDefault="00A94F88" w:rsidP="00A94F88">
      <w:pPr>
        <w:pStyle w:val="BodyText"/>
      </w:pPr>
      <w:r>
        <w:t xml:space="preserve">Table 1 shows the descriptive statistics for the variables in the case study. </w:t>
      </w:r>
      <w:r w:rsidR="006267F6">
        <w:t xml:space="preserve">The table shows the average tract </w:t>
      </w:r>
      <w:r w:rsidR="00DE789F">
        <w:t xml:space="preserve">has a population of just under 3,000, with 8.5 nonprofits and just under 40 million in revenue. </w:t>
      </w:r>
      <w:ins w:id="52" w:author="Robert Fischer" w:date="2022-10-08T16:11:00Z">
        <w:r w:rsidR="009D5749">
          <w:t xml:space="preserve">In total, Cuyahoga County shows a population of XXX nonprofits in 2016 based on tax filing data. </w:t>
        </w:r>
      </w:ins>
      <w:r w:rsidR="00DE789F">
        <w:t xml:space="preserve">The table also </w:t>
      </w:r>
      <w:r w:rsidR="002D1BC8">
        <w:t>includes</w:t>
      </w:r>
      <w:r w:rsidR="00DE789F">
        <w:t xml:space="preserve"> the distribution of nonprofits by primary purpose, showing the most common nonprofit types, on average, includ</w:t>
      </w:r>
      <w:del w:id="53" w:author="Robert Fischer" w:date="2022-10-08T15:57:00Z">
        <w:r w:rsidR="00DE789F" w:rsidDel="00DD01BB">
          <w:delText>e</w:delText>
        </w:r>
      </w:del>
      <w:ins w:id="54" w:author="Robert Fischer" w:date="2022-10-08T15:57:00Z">
        <w:r w:rsidR="00DD01BB">
          <w:t>ing</w:t>
        </w:r>
      </w:ins>
      <w:r w:rsidR="00DE789F">
        <w:t xml:space="preserve"> human service nonprofits, or those in “other.”</w:t>
      </w:r>
      <w:r w:rsidR="0007219F">
        <w:t xml:space="preserve"> The NDI</w:t>
      </w:r>
      <w:r w:rsidR="00444B40">
        <w:t xml:space="preserve"> appears in </w:t>
      </w:r>
      <w:ins w:id="55" w:author="Robert Fischer" w:date="2022-10-08T15:57:00Z">
        <w:r w:rsidR="00DD01BB">
          <w:t>T</w:t>
        </w:r>
      </w:ins>
      <w:del w:id="56" w:author="Robert Fischer" w:date="2022-10-08T15:57:00Z">
        <w:r w:rsidR="00444B40" w:rsidDel="00DD01BB">
          <w:delText>t</w:delText>
        </w:r>
      </w:del>
      <w:r w:rsidR="00444B40">
        <w:t>able 1 as well</w:t>
      </w:r>
      <w:r w:rsidR="0007219F">
        <w:t>, which is unitless and ranges from just below 0 to .21.</w:t>
      </w:r>
    </w:p>
    <w:p w14:paraId="2A61ABEB" w14:textId="01408881" w:rsidR="00A94F88" w:rsidRDefault="00A94F88" w:rsidP="00A94F88">
      <w:pPr>
        <w:pStyle w:val="BodyText"/>
        <w:ind w:firstLine="0"/>
      </w:pPr>
      <w:r>
        <w:tab/>
      </w:r>
      <w:r>
        <w:tab/>
      </w:r>
      <w:r>
        <w:tab/>
      </w:r>
      <w:r>
        <w:tab/>
      </w:r>
      <w:r>
        <w:tab/>
        <w:t>[Table 1]</w:t>
      </w:r>
    </w:p>
    <w:p w14:paraId="48E1668B" w14:textId="6FE6ED52" w:rsidR="00A30172" w:rsidRDefault="00EE624F" w:rsidP="000C513B">
      <w:pPr>
        <w:pStyle w:val="BodyText"/>
        <w:ind w:firstLine="0"/>
      </w:pPr>
      <w:r>
        <w:t xml:space="preserve">Several scholars have emphasized the benefits of exploratory data analysis when spatial components are present in data </w:t>
      </w:r>
      <w:r>
        <w:fldChar w:fldCharType="begin"/>
      </w:r>
      <w:r>
        <w:instrText xml:space="preserve"> ADDIN ZOTERO_ITEM CSL_CITATION {"citationID":"4thAzDBu","properties":{"formattedCitation":"(MacIndoe &amp; Oakley, 2022; Never, 2016)","plainCitation":"(MacIndoe &amp; Oakley, 2022; Never,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(MacIndoe &amp; Oakley, 2022; Never, 2016)</w:t>
      </w:r>
      <w:r>
        <w:fldChar w:fldCharType="end"/>
      </w:r>
      <w:r>
        <w:t xml:space="preserve">. </w:t>
      </w:r>
      <w:r>
        <w:fldChar w:fldCharType="begin"/>
      </w:r>
      <w:r w:rsidR="00985699">
        <w:instrText xml:space="preserve"> ADDIN ZOTERO_ITEM CSL_CITATION {"citationID":"vq8eY9u2","properties":{"formattedCitation":"(Good, 1983)","plainCitation":"(Good, 1983)","dontUpdate":true,"noteIndex":0},"citationItems":[{"id":5705,"uris":["http://zotero.org/users/5067966/items/9LUBPCHJ"],"itemData":{"id":5705,"type":"article-journal","abstract":"This paper attempts to define Exploratory Data Analysis (EDA) more precisely than usual, and to produce the beginnings of a philosophy of this topical and somewhat novel branch of statistics.\n            \n              A\n              data set\n              is, roughly speaking, a collection of\n              k\n              -tuples for some\n              k.\n              In both descriptive statistics and in EDA, these\n              k\n              -tuples, or functions of them, are represented in a manner matched to human and computer abilities with a view to finding patterns that are not “kinkera”. A\n              kinkus\n              is a pattern that has a negligible probability of being even partly potentially explicable. A potentially explicable pattern is one for which there probably exists a hypothesis of adequate “explicativity”, which is another technical probabilistic concept. A pattern can be judged to be probably potentially explicable even if we cannot find an explanation. The theory of probability understood here is one of partially ordered (interval-valued), subjective (personal) probabilities. Among other topics relevant to a philosophy of EDA are the “reduction” of data; Francis Bacon's philosophy of science; the automatic formulation of hypotheses; successive deepening of hypotheses; neurophysiology; and rationality of type II.","container-title":"Philosophy of Science","DOI":"10.1086/289110","ISSN":"0031-8248, 1539-767X","issue":"2","journalAbbreviation":"Philos. of Sci.","language":"en","page":"283-295","source":"DOI.org (Crossref)","title":"The Philosophy of Exploratory Data Analysis","volume":"50","author":[{"family":"Good","given":"I. J."}],"issued":{"date-parts":[["1983",6]]},"citation-key":"good1983"}}],"schema":"https://github.com/citation-style-language/schema/raw/master/csl-citation.json"} </w:instrText>
      </w:r>
      <w:r>
        <w:fldChar w:fldCharType="separate"/>
      </w:r>
      <w:r>
        <w:rPr>
          <w:noProof/>
        </w:rPr>
        <w:t>Good (1983)</w:t>
      </w:r>
      <w:r>
        <w:fldChar w:fldCharType="end"/>
      </w:r>
      <w:r>
        <w:t xml:space="preserve"> </w:t>
      </w:r>
      <w:r w:rsidR="005010A0">
        <w:t xml:space="preserve">suggests the goal of exploratory data analysis is to present the data in a way that matches our ability to process information, identify non-random patterns, </w:t>
      </w:r>
      <w:r w:rsidR="009C51DE">
        <w:t>develop</w:t>
      </w:r>
      <w:r w:rsidR="002A78AD">
        <w:t xml:space="preserve"> and refine hypotheses, and maximize expected utility by estimating the cost of computation and thinking. </w:t>
      </w:r>
      <w:r w:rsidR="000C513B">
        <w:t xml:space="preserve">Although table 1 gives a </w:t>
      </w:r>
      <w:r w:rsidR="000C513B">
        <w:lastRenderedPageBreak/>
        <w:t>variety of information about the distribution of each variable, it does not include the spatial element, and may obscure any spatial clustering or high-density regions.</w:t>
      </w:r>
    </w:p>
    <w:p w14:paraId="77A32A65" w14:textId="50065736" w:rsidR="00483969" w:rsidRDefault="000C513B" w:rsidP="00EE624F">
      <w:pPr>
        <w:pStyle w:val="BodyText"/>
      </w:pPr>
      <w:r>
        <w:t xml:space="preserve">The presence of relevant spatial information suggests a map may be </w:t>
      </w:r>
      <w:proofErr w:type="gramStart"/>
      <w:ins w:id="57" w:author="Robert Fischer" w:date="2022-10-08T15:59:00Z">
        <w:r w:rsidR="00DD01BB">
          <w:t>a</w:t>
        </w:r>
      </w:ins>
      <w:del w:id="58" w:author="Robert Fischer" w:date="2022-10-08T15:59:00Z">
        <w:r w:rsidDel="00DD01BB">
          <w:delText>the</w:delText>
        </w:r>
      </w:del>
      <w:r>
        <w:t xml:space="preserve"> be</w:t>
      </w:r>
      <w:proofErr w:type="gramEnd"/>
      <w:del w:id="59" w:author="Robert Fischer" w:date="2022-10-08T15:59:00Z">
        <w:r w:rsidDel="00DD01BB">
          <w:delText>s</w:delText>
        </w:r>
      </w:del>
      <w:r>
        <w:t>t</w:t>
      </w:r>
      <w:ins w:id="60" w:author="Robert Fischer" w:date="2022-10-08T15:59:00Z">
        <w:r w:rsidR="00DD01BB">
          <w:t>ter</w:t>
        </w:r>
      </w:ins>
      <w:r>
        <w:t xml:space="preserve"> way to understand these data. Figure 1 shows four maps, </w:t>
      </w:r>
      <w:r w:rsidR="00574BDF">
        <w:t>where panel A displays the spatial distribution of nonprofit</w:t>
      </w:r>
      <w:r w:rsidR="00B14A9F">
        <w:t xml:space="preserve"> density</w:t>
      </w:r>
      <w:r w:rsidR="00574BDF">
        <w:t xml:space="preserve"> and panel B shows the spatial distribution of nonprofit revenue log transformed, centered, and scaled to unit variance. </w:t>
      </w:r>
      <w:ins w:id="61" w:author="Robert Fischer" w:date="2022-10-08T16:03:00Z">
        <w:r w:rsidR="009D5749">
          <w:t>Panel A shows the relative presence of nonprofit organizations across the county</w:t>
        </w:r>
      </w:ins>
      <w:ins w:id="62" w:author="Robert Fischer" w:date="2022-10-08T16:04:00Z">
        <w:r w:rsidR="009D5749">
          <w:t xml:space="preserve">, with higher density in the city center (Cleveland) and in several suburban areas. </w:t>
        </w:r>
      </w:ins>
      <w:ins w:id="63" w:author="Robert Fischer" w:date="2022-10-08T16:06:00Z">
        <w:r w:rsidR="009D5749">
          <w:t xml:space="preserve">Panel B shows the relative financial capacity of the nonprofits, with greater revenue in the city center and in the eastern suburbs. </w:t>
        </w:r>
      </w:ins>
      <w:r w:rsidR="00574BDF">
        <w:t xml:space="preserve">These maps are </w:t>
      </w:r>
      <w:proofErr w:type="gramStart"/>
      <w:r w:rsidR="00574BDF">
        <w:t>straightforward,</w:t>
      </w:r>
      <w:proofErr w:type="gramEnd"/>
      <w:r w:rsidR="00574BDF">
        <w:t xml:space="preserve"> however, additional descriptive statistics </w:t>
      </w:r>
      <w:r w:rsidR="00F857EA">
        <w:t>can be helpful to understand the spatial dimension of the county’s nonprofit sector.</w:t>
      </w:r>
      <w:r w:rsidR="009812A4">
        <w:t xml:space="preserve"> There are number of </w:t>
      </w:r>
      <w:r w:rsidR="006E5E39">
        <w:t xml:space="preserve">well-developed </w:t>
      </w:r>
      <w:r w:rsidR="009812A4">
        <w:t xml:space="preserve">measures of spatial autocorrelation, which </w:t>
      </w:r>
      <w:del w:id="64" w:author="Robert Fischer" w:date="2022-10-08T16:00:00Z">
        <w:r w:rsidR="009812A4" w:rsidDel="00DD01BB">
          <w:delText xml:space="preserve">make </w:delText>
        </w:r>
      </w:del>
      <w:ins w:id="65" w:author="Robert Fischer" w:date="2022-10-08T16:00:00Z">
        <w:r w:rsidR="00DD01BB">
          <w:t xml:space="preserve">call for </w:t>
        </w:r>
      </w:ins>
      <w:r w:rsidR="009812A4">
        <w:t xml:space="preserve">different assumptions and provide different interpretations </w:t>
      </w:r>
      <w:r w:rsidR="009812A4">
        <w:fldChar w:fldCharType="begin"/>
      </w:r>
      <w:r w:rsidR="00985699">
        <w:instrText xml:space="preserve"> ADDIN ZOTERO_ITEM CSL_CITATION {"citationID":"ZRbNuFIw","properties":{"formattedCitation":"(Bivand &amp; Wong, 2018)","plainCitation":"(Bivand &amp; Wong, 2018)","dontUpdate":true,"noteIndex":0},"citationItems":[{"id":5766,"uris":["http://zotero.org/users/5067966/items/6PYE8JH2"],"itemData":{"id":5766,"type":"article-journal","abstract":"Functions to calculate measures of spatial association, especially measures of spatial autocorrelation, have been made available in many software applications. Measures may be global, applying to the whole data set under consideration, or local, applying to each observation in the data set. Methods of statistical inference may also be provided, but these will, like the measures themselves, depend on the support of the observations, chosen assumptions, and the way in which spatial association is represented; spatial weights are often used as a representational technique. In addition, assumptions may be made about the underlying mean model, and about error distributions. Different software implementations may choose to expose these choices to the analyst, but the sets of choices available may vary between these implementations, as may default settings. This comparison will consider the implementations of global Moran’s I, Getis–Ord G and Geary’s C, local $$I_i$$and $$G_i$$, available in a range of software including Crimestat, GeoDa, ArcGIS, PySAL and R contributed packages.","container-title":"TEST","DOI":"10.1007/s11749-018-0599-x","ISSN":"1863-8260","issue":"3","journalAbbreviation":"TEST","language":"en","page":"716-748","source":"Springer Link","title":"Comparing implementations of global and local indicators of spatial association","volume":"27","author":[{"family":"Bivand","given":"Roger S."},{"family":"Wong","given":"David W. S."}],"issued":{"date-parts":[["2018",9,1]]},"citation-key":"bivand2018"}}],"schema":"https://github.com/citation-style-language/schema/raw/master/csl-citation.json"} </w:instrText>
      </w:r>
      <w:r w:rsidR="009812A4">
        <w:fldChar w:fldCharType="separate"/>
      </w:r>
      <w:r w:rsidR="009812A4">
        <w:rPr>
          <w:noProof/>
        </w:rPr>
        <w:t>(see, Bivand &amp; Wong, 2018 for a more comprehensive review of these measures and their implementation)</w:t>
      </w:r>
      <w:r w:rsidR="009812A4">
        <w:fldChar w:fldCharType="end"/>
      </w:r>
      <w:r w:rsidR="009812A4">
        <w:t>.</w:t>
      </w:r>
      <w:r w:rsidR="00F857EA">
        <w:t xml:space="preserve"> </w:t>
      </w:r>
      <w:r w:rsidR="009812A4">
        <w:t xml:space="preserve">Of course, calculating spatial autocorrelation requires information about the proximity of a unit to surrounding units. </w:t>
      </w:r>
      <w:r w:rsidR="002D156E">
        <w:t xml:space="preserve">This is done with the information provided in the shapefile (see the case study documents), a simple format used to store geographic information. After reading the shapefile, we have several functions available to process the information for data analysis </w:t>
      </w:r>
      <w:r w:rsidR="009E17A1">
        <w:t xml:space="preserve">in the </w:t>
      </w:r>
      <w:proofErr w:type="spellStart"/>
      <w:r w:rsidR="009E17A1">
        <w:rPr>
          <w:i/>
          <w:iCs/>
        </w:rPr>
        <w:t>spdep</w:t>
      </w:r>
      <w:proofErr w:type="spellEnd"/>
      <w:r w:rsidR="009E17A1">
        <w:rPr>
          <w:i/>
          <w:iCs/>
        </w:rPr>
        <w:t xml:space="preserve"> </w:t>
      </w:r>
      <w:r w:rsidR="009E17A1">
        <w:t xml:space="preserve">package </w:t>
      </w:r>
      <w:r w:rsidR="009E17A1">
        <w:fldChar w:fldCharType="begin"/>
      </w:r>
      <w:r w:rsidR="00985699">
        <w:instrText xml:space="preserve"> ADDIN ZOTERO_ITEM CSL_CITATION {"citationID":"eC79x9Z7","properties":{"formattedCitation":"(Bivand et al., 2013)","plainCitation":"(Bivand et al., 2013)","dontUpdate":true,"noteIndex":0},"citationItems":[{"id":5768,"uris":["http://zotero.org/users/5067966/items/3DV2MRUL"],"itemData":{"id":5768,"type":"book","edition":"2nd ed. 2013 edition","event-place":"New York","ISBN":"978-1-4614-7617-7","language":"English","number-of-pages":"423","publisher":"Springer","publisher-place":"New York","source":"Amazon","title":"Applied Spatial Data Analysis with R","author":[{"family":"Bivand","given":"Roger S."},{"family":"Pebesma","given":"Edzer"},{"family":"Gómez-Rubio","given":"Virgilio"}],"issued":{"date-parts":[["2013",6,21]]},"citation-key":"bivand2013"}}],"schema":"https://github.com/citation-style-language/schema/raw/master/csl-citation.json"} </w:instrText>
      </w:r>
      <w:r w:rsidR="009E17A1">
        <w:fldChar w:fldCharType="separate"/>
      </w:r>
      <w:r w:rsidR="009E17A1">
        <w:rPr>
          <w:noProof/>
        </w:rPr>
        <w:t>(</w:t>
      </w:r>
      <w:r w:rsidR="004F344A">
        <w:rPr>
          <w:noProof/>
        </w:rPr>
        <w:t xml:space="preserve">see, namely, </w:t>
      </w:r>
      <w:r w:rsidR="004F344A" w:rsidRPr="006A4982">
        <w:rPr>
          <w:i/>
          <w:iCs/>
          <w:noProof/>
        </w:rPr>
        <w:t>spdep::poly2nb</w:t>
      </w:r>
      <w:r w:rsidR="004F344A">
        <w:rPr>
          <w:noProof/>
        </w:rPr>
        <w:t xml:space="preserve"> in the associated code, </w:t>
      </w:r>
      <w:r w:rsidR="009E17A1">
        <w:rPr>
          <w:noProof/>
        </w:rPr>
        <w:t>Bivand et al., 2013)</w:t>
      </w:r>
      <w:r w:rsidR="009E17A1">
        <w:fldChar w:fldCharType="end"/>
      </w:r>
      <w:r w:rsidR="009E17A1">
        <w:t xml:space="preserve">. </w:t>
      </w:r>
    </w:p>
    <w:p w14:paraId="30507DB3" w14:textId="64D203D7" w:rsidR="00EE54F6" w:rsidRPr="009E17A1" w:rsidRDefault="00EE54F6" w:rsidP="00EE54F6">
      <w:pPr>
        <w:pStyle w:val="BodyText"/>
        <w:ind w:left="3600" w:firstLine="0"/>
      </w:pPr>
      <w:r>
        <w:t>[Figure 1]</w:t>
      </w:r>
    </w:p>
    <w:p w14:paraId="23A2775B" w14:textId="35122D92" w:rsidR="00A30172" w:rsidRDefault="002D156E" w:rsidP="007E0E31">
      <w:pPr>
        <w:pStyle w:val="BodyText"/>
      </w:pPr>
      <w:r>
        <w:fldChar w:fldCharType="begin"/>
      </w:r>
      <w:r w:rsidR="00985699">
        <w:instrText xml:space="preserve"> ADDIN ZOTERO_ITEM CSL_CITATION {"citationID":"pabs8GIH","properties":{"formattedCitation":"(MacIndoe &amp; Oakley, 2022)","plainCitation":"(MacIndoe &amp; Oakley, 2022)","dontUpdate":true,"noteIndex":0},"citationItems":[{"id":4478,"uris":["http://zotero.org/users/5067966/items/YVKER5ME"],"itemData":{"id":4478,"type":"article-journal","abstract":"Geographic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schema":"https://github.com/citation-style-language/schema/raw/master/csl-citation.json"} </w:instrText>
      </w:r>
      <w:r>
        <w:fldChar w:fldCharType="separate"/>
      </w:r>
      <w:r>
        <w:rPr>
          <w:noProof/>
        </w:rPr>
        <w:t>MacIndoe &amp; Oakley (2022)</w:t>
      </w:r>
      <w:r>
        <w:fldChar w:fldCharType="end"/>
      </w:r>
      <w:r>
        <w:t xml:space="preserve"> encourage the use of Moran’s I, a measure of global spatial autocorrelation, which is typically bounded between -1 and 1. A positive or negative Moran’s I suggests that values in a region are positively or negatively correlated with their neighbors.</w:t>
      </w:r>
      <w:r w:rsidR="0078615C">
        <w:t xml:space="preserve"> In </w:t>
      </w:r>
      <w:r w:rsidR="0078615C">
        <w:lastRenderedPageBreak/>
        <w:t xml:space="preserve">this case study, the global Moran’s I for nonprofit density and mass are 0.07 (p &lt; .001) and 0.12 (p &lt; .001), respectively. However, the global measure of spatial autocorrelation may belie important patterns </w:t>
      </w:r>
      <w:ins w:id="66" w:author="Robert Fischer" w:date="2022-10-08T16:01:00Z">
        <w:r w:rsidR="00DD01BB">
          <w:t xml:space="preserve">across </w:t>
        </w:r>
        <w:proofErr w:type="spellStart"/>
        <w:r w:rsidR="00DD01BB">
          <w:t>subgeographies</w:t>
        </w:r>
        <w:proofErr w:type="spellEnd"/>
        <w:r w:rsidR="00DD01BB">
          <w:t xml:space="preserve"> </w:t>
        </w:r>
      </w:ins>
      <w:r w:rsidR="0078615C">
        <w:t xml:space="preserve">that average out </w:t>
      </w:r>
      <w:r w:rsidR="004C4529">
        <w:t xml:space="preserve">to a given </w:t>
      </w:r>
      <w:r w:rsidR="00644E3A">
        <w:t xml:space="preserve">global measure. To further explore spatial patterns, Panels C and D show the local Moran’s I, relaxing the homogeneity assumption of the global measure by providing a measure of spatial autocorrelation in each </w:t>
      </w:r>
      <w:r w:rsidR="00C11CC3">
        <w:t xml:space="preserve">spatial unit </w:t>
      </w:r>
      <w:r w:rsidR="00C11CC3">
        <w:fldChar w:fldCharType="begin"/>
      </w:r>
      <w:r w:rsidR="00C11CC3">
        <w:instrText xml:space="preserve"> ADDIN ZOTERO_ITEM CSL_CITATION {"citationID":"k5CP4zK1","properties":{"formattedCitation":"(Anselin, 1995)","plainCitation":"(Anselin, 1995)","noteIndex":0},"citationItems":[{"id":5764,"uris":["http://zotero.org/users/5067966/items/LZTKTVV3"],"itemData":{"id":5764,"type":"article-journal","abstract":"The capabilities for visualization, rapid data retrieval, and manipulation in geographic information systems (GIS) have created the need for new techniques of exploratory data analysis that focus on the “spatial” aspects of the data. The identification of local patterns of spatial association is an important concern in this respect. In this paper, I outline a new general class of local indicators of spatial association (LISA) and show how they allow for the decomposition of global indicators, such as Moran's I, into the contribution of each observation. The LISA statistics serve two purposes. On one hand, they may be interpreted as indicators of local pockets of nonstationarity, or hot spots, similar to the Gi and G*i statistics of Getis and Ord (1992). On the other hand, they may be used to assess the influence of individual locations on the magnitude of the global statistic and to identify “outliers,” as in Anselin's Moran scatterplot (1993a). An initial evaluation of the properties of a LISA statistic is carried out for the local Moran, which is applied in a study of the spatial pattern of conflict for African countries and in a number of Monte Carlo simulations.","container-title":"Geographical Analysis","DOI":"10.1111/j.1538-4632.1995.tb00338.x","ISSN":"1538-4632","issue":"2","language":"en","note":"_eprint: https://onlinelibrary.wiley.com/doi/pdf/10.1111/j.1538-4632.1995.tb00338.x","page":"93-115","source":"Wiley Online Library","title":"Local Indicators of Spatial Association—LISA","volume":"27","author":[{"family":"Anselin","given":"Luc"}],"issued":{"date-parts":[["1995"]]},"citation-key":"anselin1995"}}],"schema":"https://github.com/citation-style-language/schema/raw/master/csl-citation.json"} </w:instrText>
      </w:r>
      <w:r w:rsidR="00C11CC3">
        <w:fldChar w:fldCharType="separate"/>
      </w:r>
      <w:r w:rsidR="00C11CC3">
        <w:rPr>
          <w:noProof/>
        </w:rPr>
        <w:t>(Anselin, 1995)</w:t>
      </w:r>
      <w:r w:rsidR="00C11CC3">
        <w:fldChar w:fldCharType="end"/>
      </w:r>
      <w:r w:rsidR="00644E3A">
        <w:t xml:space="preserve">. </w:t>
      </w:r>
      <w:r w:rsidR="007E0E31">
        <w:t>Clearly, the figures identify spatial patterns that are likely to be non-random. Panel C shows several regions where nonprofit</w:t>
      </w:r>
      <w:r w:rsidR="000639CC">
        <w:t xml:space="preserve"> density</w:t>
      </w:r>
      <w:r w:rsidR="007E0E31">
        <w:t xml:space="preserve"> tend</w:t>
      </w:r>
      <w:r w:rsidR="000639CC">
        <w:t>s</w:t>
      </w:r>
      <w:r w:rsidR="007E0E31">
        <w:t xml:space="preserve"> to be positively clustered, including pockets of tracts in the north-central and north-east of the County. </w:t>
      </w:r>
      <w:r w:rsidR="00394E81">
        <w:t xml:space="preserve">The local Moran’s I for revenue shown in Panel D show very different patterns over space. The pattern of revenue is generally smoother, (i.e., closer to homogenous) </w:t>
      </w:r>
      <w:del w:id="67" w:author="Robert Fischer" w:date="2022-10-08T16:02:00Z">
        <w:r w:rsidR="00394E81" w:rsidDel="00DD01BB">
          <w:delText>over</w:delText>
        </w:r>
      </w:del>
      <w:ins w:id="68" w:author="Robert Fischer" w:date="2022-10-08T16:02:00Z">
        <w:r w:rsidR="00DD01BB">
          <w:t>across</w:t>
        </w:r>
      </w:ins>
      <w:r w:rsidR="00394E81">
        <w:t xml:space="preserve"> the county, with several negative areas, suggesting revenue may be concentrated</w:t>
      </w:r>
      <w:r w:rsidR="000639CC">
        <w:t xml:space="preserve"> in one tract</w:t>
      </w:r>
      <w:r w:rsidR="00394E81">
        <w:t xml:space="preserve"> in those regions.</w:t>
      </w:r>
    </w:p>
    <w:p w14:paraId="62BA6426" w14:textId="12CB2648" w:rsidR="00552BF9" w:rsidRDefault="00552BF9" w:rsidP="008A1015">
      <w:pPr>
        <w:pStyle w:val="Heading2"/>
        <w:spacing w:before="0"/>
        <w:contextualSpacing/>
      </w:pPr>
      <w:r>
        <w:t>3.1 Bivariate spatial exploratory data analysis</w:t>
      </w:r>
    </w:p>
    <w:p w14:paraId="08505DAC" w14:textId="442D4DB3" w:rsidR="00BC54AF" w:rsidRDefault="00AF3055" w:rsidP="008A1015">
      <w:pPr>
        <w:pStyle w:val="BodyText"/>
        <w:spacing w:before="0" w:after="0"/>
      </w:pPr>
      <w:r>
        <w:t xml:space="preserve">The preceding discussion illustrates the importance of the spatial dimension of a </w:t>
      </w:r>
      <w:r w:rsidR="00BE17C3">
        <w:t xml:space="preserve">county’s </w:t>
      </w:r>
      <w:r>
        <w:t xml:space="preserve">nonprofit sector. It shows that nonprofit density and mass are not uniformly distributed over space and may be </w:t>
      </w:r>
      <w:r w:rsidR="00BE17C3">
        <w:t xml:space="preserve">highly </w:t>
      </w:r>
      <w:r>
        <w:t>concentrated</w:t>
      </w:r>
      <w:r w:rsidR="008A1015">
        <w:t xml:space="preserve"> in specific</w:t>
      </w:r>
      <w:r>
        <w:t xml:space="preserve"> </w:t>
      </w:r>
      <w:r w:rsidR="008A1015">
        <w:t>areas</w:t>
      </w:r>
      <w:r>
        <w:t xml:space="preserve">. However, </w:t>
      </w:r>
      <w:r>
        <w:fldChar w:fldCharType="begin"/>
      </w:r>
      <w:r w:rsidR="008A1015">
        <w:instrText xml:space="preserve"> ADDIN ZOTERO_ITEM CSL_CITATION {"citationID":"OT1rNnCO","properties":{"formattedCitation":"(Never,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fldChar w:fldCharType="separate"/>
      </w:r>
      <w:r>
        <w:rPr>
          <w:noProof/>
        </w:rPr>
        <w:t>Never (2011)</w:t>
      </w:r>
      <w:r>
        <w:fldChar w:fldCharType="end"/>
      </w:r>
      <w:r>
        <w:t xml:space="preserve"> argues </w:t>
      </w:r>
      <w:r w:rsidR="00953742">
        <w:t xml:space="preserve">that for funders and managers, effective maps must contain measures of organizational presence as well as “measures of public problem intensity” to allow donors </w:t>
      </w:r>
      <w:ins w:id="69" w:author="Robert Fischer" w:date="2022-10-08T16:08:00Z">
        <w:r w:rsidR="009D5749">
          <w:t xml:space="preserve">and </w:t>
        </w:r>
      </w:ins>
      <w:r w:rsidR="00953742">
        <w:t>foundations to ensure “</w:t>
      </w:r>
      <w:r w:rsidR="00953742" w:rsidRPr="00953742">
        <w:t>their funds are reaching organizations that are providing the services to a specific population at a time of need</w:t>
      </w:r>
      <w:r w:rsidR="00953742">
        <w:t>” (p. 177).</w:t>
      </w:r>
      <w:r w:rsidR="0076642F">
        <w:t xml:space="preserve"> </w:t>
      </w:r>
      <w:r w:rsidR="007229C0">
        <w:t xml:space="preserve">This suggests that looking exclusively at measures of density and mass are inadequate for an exploratory analysis of the nonprofit sector, and scholars have long </w:t>
      </w:r>
      <w:del w:id="70" w:author="Robert Fischer" w:date="2022-10-08T16:08:00Z">
        <w:r w:rsidR="007229C0" w:rsidDel="009D5749">
          <w:delText xml:space="preserve">wondered </w:delText>
        </w:r>
      </w:del>
      <w:ins w:id="71" w:author="Robert Fischer" w:date="2022-10-08T16:08:00Z">
        <w:r w:rsidR="009D5749">
          <w:t>consider</w:t>
        </w:r>
        <w:r w:rsidR="009D5749">
          <w:t xml:space="preserve">ed </w:t>
        </w:r>
      </w:ins>
      <w:del w:id="72" w:author="Robert Fischer" w:date="2022-10-08T16:08:00Z">
        <w:r w:rsidR="007229C0" w:rsidDel="009D5749">
          <w:delText>about</w:delText>
        </w:r>
      </w:del>
      <w:r w:rsidR="007229C0">
        <w:t xml:space="preserve"> the co-occurrence of density and need </w:t>
      </w:r>
      <w:r w:rsidR="007229C0">
        <w:fldChar w:fldCharType="begin"/>
      </w:r>
      <w:r w:rsidR="007229C0">
        <w:instrText xml:space="preserve"> ADDIN ZOTERO_ITEM CSL_CITATION {"citationID":"UWoG0wIE","properties":{"formattedCitation":"(Joassart-Marcelli &amp; Wolch, 2003; McDonnell et al., 2020; Never, 2016; Yan et al., 2014)","plainCitation":"(Joassart-Marcelli &amp; Wolch, 2003; McDonnell et al., 2020; Never, 2016;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R."}],"issued":{"date-parts":[["2003",3]]},"citation-key":"joassart-marcelli2003"},"label":"page"},{"id":3133,"uris":["http://zotero.org/users/5067966/items/Y6FKMTZR"],"itemData":{"id":3133,"type":"article-journal","abstract":"The distribution of charitable organizations in an equitable and socially just manner is a long-standing policy concern in the United Kingdom and many other jurisdictions. Geographic variations are important as they are linked to potentially inequitable service provision and opportunities for participation in voluntary activities. This study links large-scale administrative data on charities registered in England and Wales with local authority-level measures of material deprivation for 5 U.K. census years (1971–2011). Count and spatial regression models show evidence of nonlinear associations between charity density and social need, and changes in the shape of this distribution over time. In general, charity density is highest in the least deprived local authorities but this varies across different types of organizations and census years. These results provide important new insights into the evolving relationship between charity density and social need, and demonstrate the value of adopting more advanced, longitudinal statistical approaches for studying this phenomenon.","container-title":"Nonprofit and Voluntary Sector Quarterly","DOI":"10.1177/0899764020911199","ISSN":"0899-7640, 1552-7395","issue":"5","journalAbbreviation":"Nonprofit and Voluntary Sector Quarterly","language":"en","page":"1082-1104","source":"DOI.org (Crossref)","title":"Charity Density and Social Need: A Longitudinal Perspective","title-short":"Charity Density and Social Need","volume":"49","author":[{"family":"McDonnell","given":"Diarmuid"},{"family":"Mohan","given":"John"},{"family":"Norman","given":"Paul"}],"issued":{"date-parts":[["2020",10]]},"citation-key":"mcdonnell2020"},"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7229C0">
        <w:fldChar w:fldCharType="separate"/>
      </w:r>
      <w:r w:rsidR="007229C0">
        <w:rPr>
          <w:noProof/>
        </w:rPr>
        <w:t>(Joassart-Marcelli &amp; Wolch, 2003; McDonnell et al., 2020; Never, 2016; Yan et al., 2014)</w:t>
      </w:r>
      <w:r w:rsidR="007229C0">
        <w:fldChar w:fldCharType="end"/>
      </w:r>
      <w:r w:rsidR="007229C0">
        <w:t>.</w:t>
      </w:r>
      <w:r w:rsidR="00BC54AF">
        <w:t xml:space="preserve"> </w:t>
      </w:r>
    </w:p>
    <w:p w14:paraId="1688414B" w14:textId="6465812C" w:rsidR="00552BF9" w:rsidRPr="008A1015" w:rsidRDefault="00BC54AF" w:rsidP="00396077">
      <w:pPr>
        <w:pStyle w:val="BodyText"/>
        <w:spacing w:before="0" w:after="0"/>
      </w:pPr>
      <w:r>
        <w:lastRenderedPageBreak/>
        <w:t xml:space="preserve">In 2016, nonprofit density and the NDI have a correlation of -.16 (p &lt; .001). While this suggests that regions with higher deprivation may have </w:t>
      </w:r>
      <w:r w:rsidR="00BE17C3">
        <w:t xml:space="preserve">slightly </w:t>
      </w:r>
      <w:r>
        <w:t>fewer nonprofits on average, it does not help guide investment for managers, planners, or foundations.</w:t>
      </w:r>
      <w:r w:rsidR="008A1015">
        <w:t xml:space="preserve"> A map that meets the requirements proposed by </w:t>
      </w:r>
      <w:r w:rsidR="008A1015">
        <w:fldChar w:fldCharType="begin"/>
      </w:r>
      <w:r w:rsidR="008A1015">
        <w:instrText xml:space="preserve"> ADDIN ZOTERO_ITEM CSL_CITATION {"citationID":"vOF5narD","properties":{"formattedCitation":"(Never,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rsidR="008A1015">
        <w:fldChar w:fldCharType="separate"/>
      </w:r>
      <w:r w:rsidR="008A1015">
        <w:rPr>
          <w:noProof/>
        </w:rPr>
        <w:t>Never (2011)</w:t>
      </w:r>
      <w:r w:rsidR="008A1015">
        <w:fldChar w:fldCharType="end"/>
      </w:r>
      <w:r w:rsidR="008A1015">
        <w:t xml:space="preserve"> </w:t>
      </w:r>
      <w:r>
        <w:t xml:space="preserve">will help redress these </w:t>
      </w:r>
      <w:r w:rsidR="00396077">
        <w:t>limitations</w:t>
      </w:r>
      <w:r>
        <w:t xml:space="preserve">, and </w:t>
      </w:r>
      <w:r w:rsidR="008A1015">
        <w:t xml:space="preserve">may involve a bivariate scale, which can be accomplished in either </w:t>
      </w:r>
      <w:r w:rsidR="008A1015" w:rsidRPr="008A1015">
        <w:rPr>
          <w:i/>
          <w:iCs/>
        </w:rPr>
        <w:t>ggplot</w:t>
      </w:r>
      <w:r w:rsidR="008A1015">
        <w:rPr>
          <w:i/>
          <w:iCs/>
        </w:rPr>
        <w:t>2</w:t>
      </w:r>
      <w:r w:rsidR="008A1015">
        <w:t xml:space="preserve"> or the </w:t>
      </w:r>
      <w:proofErr w:type="spellStart"/>
      <w:r w:rsidR="008A1015" w:rsidRPr="008A1015">
        <w:rPr>
          <w:i/>
          <w:iCs/>
        </w:rPr>
        <w:t>biscale</w:t>
      </w:r>
      <w:proofErr w:type="spellEnd"/>
      <w:r w:rsidR="008A1015">
        <w:t xml:space="preserve"> package, used for simplicity in this case study </w:t>
      </w:r>
      <w:r w:rsidR="008A1015" w:rsidRPr="00BC54AF">
        <w:fldChar w:fldCharType="begin"/>
      </w:r>
      <w:r w:rsidRPr="00BC54AF">
        <w:instrText xml:space="preserve"> ADDIN ZOTERO_ITEM CSL_CITATION {"citationID":"700trV2H","properties":{"formattedCitation":"(Prener, 2022; Wickham, 2016)","plainCitation":"(Prener, 2022; Wickham, 2016)","noteIndex":0},"citationItems":[{"id":5771,"uris":["http://zotero.org/users/5067966/items/FE8W29HZ"],"itemData":{"id":5771,"type":"article-journal","collection-title":"R package version 1.1.0.9000","title":"biscale: Tools and Palettes for Bivariate Thematic Mapping","author":[{"family":"Prener","given":"Christopher"}],"issued":{"date-parts":[["2022"]]},"citation-key":"prener2022"},"label":"page"},{"id":2306,"uris":["http://zotero.org/users/5067966/items/99JLD4AK"],"itemData":{"id":2306,"type":"book","ISBN":"978-3-319-24277-4","publisher":"Springer-Verlag New York","title":"ggplot2: Elegant graphics for data analysis","URL":"https://ggplot2.tidyverse.org","author":[{"family":"Wickham","given":"Hadley"}],"issued":{"date-parts":[["2016"]]},"citation-key":"wickham2016"},"label":"page"}],"schema":"https://github.com/citation-style-language/schema/raw/master/csl-citation.json"} </w:instrText>
      </w:r>
      <w:r w:rsidR="008A1015" w:rsidRPr="00BC54AF">
        <w:fldChar w:fldCharType="separate"/>
      </w:r>
      <w:r w:rsidRPr="00BC54AF">
        <w:rPr>
          <w:noProof/>
        </w:rPr>
        <w:t>(Prener, 2022; Wickham, 2016)</w:t>
      </w:r>
      <w:r w:rsidR="008A1015" w:rsidRPr="00BC54AF">
        <w:fldChar w:fldCharType="end"/>
      </w:r>
      <w:r w:rsidRPr="00BC54AF">
        <w:t>.</w:t>
      </w:r>
      <w:r w:rsidR="00396077">
        <w:t xml:space="preserve"> </w:t>
      </w:r>
      <w:r w:rsidR="00DC3B3C">
        <w:t xml:space="preserve">By splitting the data into evenly spaced quantiles, </w:t>
      </w:r>
      <w:r w:rsidR="00396077">
        <w:t xml:space="preserve">figure </w:t>
      </w:r>
      <w:r w:rsidR="006B5D53">
        <w:t xml:space="preserve">2 </w:t>
      </w:r>
      <w:r w:rsidR="00396077">
        <w:t xml:space="preserve">illustrates that many tracts with higher nonprofit density have lower deprivation, particularly near the </w:t>
      </w:r>
      <w:del w:id="73" w:author="Robert Fischer" w:date="2022-10-08T16:09:00Z">
        <w:r w:rsidR="00396077" w:rsidDel="009D5749">
          <w:delText xml:space="preserve">outskirts </w:delText>
        </w:r>
      </w:del>
      <w:ins w:id="74" w:author="Robert Fischer" w:date="2022-10-08T16:09:00Z">
        <w:r w:rsidR="009D5749">
          <w:t>out</w:t>
        </w:r>
        <w:r w:rsidR="009D5749">
          <w:t>e</w:t>
        </w:r>
      </w:ins>
      <w:ins w:id="75" w:author="Robert Fischer" w:date="2022-10-08T16:10:00Z">
        <w:r w:rsidR="009D5749">
          <w:t>r fringes</w:t>
        </w:r>
      </w:ins>
      <w:ins w:id="76" w:author="Robert Fischer" w:date="2022-10-08T16:09:00Z">
        <w:r w:rsidR="009D5749">
          <w:t xml:space="preserve"> </w:t>
        </w:r>
      </w:ins>
      <w:r w:rsidR="00396077">
        <w:t xml:space="preserve">of the county. The north-central area contains “downtown” Cleveland, which contains several tracts that appear to have relatively high need and nonprofit density. In contrast, the north-west region, containing the city of East Cleveland, has several areas with high deprivation and low nonprofit density.  </w:t>
      </w:r>
      <w:ins w:id="77" w:author="Robert Fischer" w:date="2022-10-08T16:12:00Z">
        <w:r w:rsidR="009D5749">
          <w:t xml:space="preserve">Though this figure presents the broad nonprofit </w:t>
        </w:r>
      </w:ins>
      <w:ins w:id="78" w:author="Robert Fischer" w:date="2022-10-08T16:13:00Z">
        <w:r w:rsidR="009D5749">
          <w:t xml:space="preserve">presence by tract, depending on the issue area of focus, </w:t>
        </w:r>
        <w:r w:rsidR="00D33A03">
          <w:t xml:space="preserve">it </w:t>
        </w:r>
        <w:proofErr w:type="gramStart"/>
        <w:r w:rsidR="00D33A03">
          <w:t>could be recreated</w:t>
        </w:r>
        <w:proofErr w:type="gramEnd"/>
        <w:r w:rsidR="00D33A03">
          <w:t xml:space="preserve"> focusing only on specific types of nonprofits </w:t>
        </w:r>
      </w:ins>
      <w:ins w:id="79" w:author="Robert Fischer" w:date="2022-10-08T16:14:00Z">
        <w:r w:rsidR="00D33A03">
          <w:t xml:space="preserve">(e.g., educational, human services). This would better inform interpretation and action by more </w:t>
        </w:r>
      </w:ins>
      <w:ins w:id="80" w:author="Robert Fischer" w:date="2022-10-08T16:15:00Z">
        <w:r w:rsidR="00D33A03">
          <w:t>narrow</w:t>
        </w:r>
      </w:ins>
      <w:ins w:id="81" w:author="Robert Fischer" w:date="2022-10-08T16:14:00Z">
        <w:r w:rsidR="00D33A03">
          <w:t xml:space="preserve"> </w:t>
        </w:r>
      </w:ins>
      <w:ins w:id="82" w:author="Robert Fischer" w:date="2022-10-08T16:15:00Z">
        <w:r w:rsidR="00D33A03">
          <w:t>categories of funders.</w:t>
        </w:r>
      </w:ins>
      <w:ins w:id="83" w:author="Robert Fischer" w:date="2022-10-08T16:13:00Z">
        <w:r w:rsidR="009D5749">
          <w:t xml:space="preserve">  </w:t>
        </w:r>
      </w:ins>
    </w:p>
    <w:p w14:paraId="1E9AC589" w14:textId="66B5C26F" w:rsidR="00A9344F" w:rsidRDefault="00A9344F" w:rsidP="008A1015">
      <w:pPr>
        <w:pStyle w:val="BodyText"/>
        <w:spacing w:before="0" w:after="0"/>
      </w:pPr>
      <w:r>
        <w:tab/>
      </w:r>
      <w:r>
        <w:tab/>
      </w:r>
      <w:r>
        <w:tab/>
      </w:r>
      <w:r>
        <w:tab/>
        <w:t>[Figure 2]</w:t>
      </w:r>
    </w:p>
    <w:p w14:paraId="32BFE412" w14:textId="7E972FA7" w:rsidR="00DC2F96" w:rsidRDefault="000B3340" w:rsidP="000B3340">
      <w:pPr>
        <w:pStyle w:val="Heading1"/>
      </w:pPr>
      <w:r>
        <w:t xml:space="preserve">4 </w:t>
      </w:r>
      <w:r w:rsidR="00251796">
        <w:t xml:space="preserve">Discussion and </w:t>
      </w:r>
      <w:r w:rsidR="002A489D">
        <w:t>S</w:t>
      </w:r>
      <w:r w:rsidR="00251796">
        <w:t xml:space="preserve">uggestions for </w:t>
      </w:r>
      <w:r w:rsidR="002A489D">
        <w:t>I</w:t>
      </w:r>
      <w:r w:rsidR="00251796">
        <w:t>nstruction</w:t>
      </w:r>
    </w:p>
    <w:p w14:paraId="649A84A7" w14:textId="75BA799F" w:rsidR="000078CD" w:rsidRDefault="00225B2B" w:rsidP="000078CD">
      <w:pPr>
        <w:pStyle w:val="BodyText"/>
      </w:pPr>
      <w:r>
        <w:t>Data are increasingly important to the operations of nonprofit organizations, including tasks typically undertaken by managers</w:t>
      </w:r>
      <w:ins w:id="84" w:author="Robert Fischer" w:date="2022-10-08T16:15:00Z">
        <w:r w:rsidR="00D33A03">
          <w:t xml:space="preserve"> such as community need assessment, program design, outreach and engagement</w:t>
        </w:r>
      </w:ins>
      <w:r>
        <w:t xml:space="preserve">. </w:t>
      </w:r>
      <w:r w:rsidR="00DC3B3C">
        <w:t xml:space="preserve">Accordingly, several nonprofit education programs have undertaken efforts to increase </w:t>
      </w:r>
      <w:r w:rsidR="005C07B2">
        <w:t xml:space="preserve">data </w:t>
      </w:r>
      <w:r w:rsidR="00DC3B3C">
        <w:t xml:space="preserve">literacy among nonprofit professionals. Yet, the spatial element, which benefits </w:t>
      </w:r>
      <w:r w:rsidR="003B4254">
        <w:t>nonprofit professional</w:t>
      </w:r>
      <w:r w:rsidR="00E90FA6">
        <w:t>s</w:t>
      </w:r>
      <w:r w:rsidR="003B4254">
        <w:t xml:space="preserve"> by providing </w:t>
      </w:r>
      <w:r w:rsidR="00DC3B3C">
        <w:t>essential context</w:t>
      </w:r>
      <w:r w:rsidR="003B4254">
        <w:t xml:space="preserve"> for</w:t>
      </w:r>
      <w:r w:rsidR="00DC3B3C">
        <w:t xml:space="preserve"> philanthropic efforts</w:t>
      </w:r>
      <w:r w:rsidR="003B4254">
        <w:t>,</w:t>
      </w:r>
      <w:r w:rsidR="00DC3B3C">
        <w:t xml:space="preserve"> has received less attention in this area. In this environment, we have presented a case study, with associated code and data, which can be used to illustrate the benefits of incorporating a spatial </w:t>
      </w:r>
      <w:r w:rsidR="00DC3B3C">
        <w:lastRenderedPageBreak/>
        <w:t>perspective in nonprofit work.</w:t>
      </w:r>
      <w:r w:rsidR="00A656C4">
        <w:t xml:space="preserve"> By encouraging a hands-on approach, this case study is consistent with theories of adult learning which </w:t>
      </w:r>
      <w:r w:rsidR="00631F3D">
        <w:t xml:space="preserve">suggest adults learn best when learning is </w:t>
      </w:r>
      <w:del w:id="85" w:author="Robert Fischer" w:date="2022-10-08T16:16:00Z">
        <w:r w:rsidR="00631F3D" w:rsidDel="00D33A03">
          <w:delText xml:space="preserve">hands-on </w:delText>
        </w:r>
      </w:del>
      <w:ins w:id="86" w:author="Robert Fischer" w:date="2022-10-08T16:16:00Z">
        <w:r w:rsidR="00D33A03">
          <w:t xml:space="preserve">applied </w:t>
        </w:r>
      </w:ins>
      <w:r w:rsidR="00631F3D">
        <w:t>and experiential</w:t>
      </w:r>
      <w:r w:rsidR="00985699">
        <w:t xml:space="preserve">. Engaging students in a experiential learning creates opportunities for a feedback loop, where experience itself brings further learning opportunities </w:t>
      </w:r>
      <w:r w:rsidR="00985699">
        <w:fldChar w:fldCharType="begin"/>
      </w:r>
      <w:r w:rsidR="00985699">
        <w:instrText xml:space="preserve"> ADDIN ZOTERO_ITEM CSL_CITATION {"citationID":"iz0T8B5t","properties":{"formattedCitation":"(Merriam &amp; Bierema, 2013)","plainCitation":"(Merriam &amp; Bierema, 2013)","noteIndex":0},"citationItems":[{"id":5776,"uris":["http://zotero.org/users/5067966/items/28NI3A6V"],"itemData":{"id":5776,"type":"book","edition":"1st edition","event-place":"San Francisco, CA","ISBN":"978-1-118-13057-5","language":"English","number-of-pages":"320","publisher":"Jossey-Bass","publisher-place":"San Francisco, CA","title":"Adult Learning: Linking Theory and Practice","title-short":"Adult Learning","author":[{"family":"Merriam","given":"Sharan B."},{"family":"Bierema","given":"Laura L."}],"issued":{"date-parts":[["2013",10,21]]},"citation-key":"merriam2013"}}],"schema":"https://github.com/citation-style-language/schema/raw/master/csl-citation.json"} </w:instrText>
      </w:r>
      <w:r w:rsidR="00985699">
        <w:fldChar w:fldCharType="separate"/>
      </w:r>
      <w:r w:rsidR="00985699">
        <w:rPr>
          <w:noProof/>
        </w:rPr>
        <w:t>(Merriam &amp; Bierema, 2013)</w:t>
      </w:r>
      <w:r w:rsidR="00985699">
        <w:fldChar w:fldCharType="end"/>
      </w:r>
      <w:r w:rsidR="00985699">
        <w:t>. For example, instructors may follow this case study and use students</w:t>
      </w:r>
      <w:r w:rsidR="000078CD">
        <w:t>’</w:t>
      </w:r>
      <w:r w:rsidR="00985699">
        <w:t xml:space="preserve"> </w:t>
      </w:r>
      <w:proofErr w:type="gramStart"/>
      <w:r w:rsidR="00985699">
        <w:t>past experience</w:t>
      </w:r>
      <w:proofErr w:type="gramEnd"/>
      <w:r w:rsidR="00985699">
        <w:t xml:space="preserve"> to discuss information that may benefit the managers, foundations, or policy makers. </w:t>
      </w:r>
      <w:r w:rsidR="000078CD">
        <w:t xml:space="preserve">These conversations can prompt discussion regarding communication with executives and policy makers in this area, for example, regarding the best ways to communicate the information to </w:t>
      </w:r>
      <w:del w:id="87" w:author="Robert Fischer" w:date="2022-10-08T16:17:00Z">
        <w:r w:rsidR="000078CD" w:rsidDel="00D33A03">
          <w:delText xml:space="preserve">such </w:delText>
        </w:r>
      </w:del>
      <w:ins w:id="88" w:author="Robert Fischer" w:date="2022-10-08T16:17:00Z">
        <w:r w:rsidR="00D33A03">
          <w:t>relevant</w:t>
        </w:r>
        <w:r w:rsidR="00D33A03">
          <w:t xml:space="preserve"> </w:t>
        </w:r>
      </w:ins>
      <w:r w:rsidR="000078CD">
        <w:t xml:space="preserve">stakeholders. </w:t>
      </w:r>
      <w:r w:rsidR="00985699">
        <w:t xml:space="preserve">Additionally, the associated data and existing code provide students a foundation to begin exploring </w:t>
      </w:r>
      <w:ins w:id="89" w:author="Robert Fischer" w:date="2022-10-08T16:17:00Z">
        <w:r w:rsidR="00D33A03">
          <w:t>fine</w:t>
        </w:r>
      </w:ins>
      <w:ins w:id="90" w:author="Robert Fischer" w:date="2022-10-08T16:18:00Z">
        <w:r w:rsidR="00D33A03">
          <w:t>r</w:t>
        </w:r>
      </w:ins>
      <w:ins w:id="91" w:author="Robert Fischer" w:date="2022-10-08T16:17:00Z">
        <w:r w:rsidR="00D33A03">
          <w:t>-grain level</w:t>
        </w:r>
      </w:ins>
      <w:ins w:id="92" w:author="Robert Fischer" w:date="2022-10-08T16:18:00Z">
        <w:r w:rsidR="00D33A03">
          <w:t xml:space="preserve"> considerations </w:t>
        </w:r>
      </w:ins>
      <w:del w:id="93" w:author="Robert Fischer" w:date="2022-10-08T16:18:00Z">
        <w:r w:rsidR="00155831" w:rsidDel="00D33A03">
          <w:delText>quirks</w:delText>
        </w:r>
      </w:del>
      <w:r w:rsidR="00155831">
        <w:t xml:space="preserve"> or alternative representations, sparking self-directed learning </w:t>
      </w:r>
      <w:r w:rsidR="00155831">
        <w:fldChar w:fldCharType="begin"/>
      </w:r>
      <w:r w:rsidR="00155831">
        <w:instrText xml:space="preserve"> ADDIN ZOTERO_ITEM CSL_CITATION {"citationID":"NbeKmASC","properties":{"formattedCitation":"(Brookfield, 1991)","plainCitation":"(Brookfield, 1991)","noteIndex":0},"citationItems":[{"id":5774,"uris":["http://zotero.org/users/5067966/items/YR8G57GL"],"itemData":{"id":5774,"type":"book","edition":"Reprint edition","event-place":"San Francisco, Calif","ISBN":"978-1-55542-355-1","language":"English","number-of-pages":"395","publisher":"Jossey-Bass","publisher-place":"San Francisco, Calif","title":"Understanding and Facilitating Adult Learning: A Comprehensive Analysis of Principles and EffectivePractices","title-short":"Understanding and Facilitating Adult Learning","author":[{"family":"Brookfield","given":"Stephen D."}],"issued":{"date-parts":[["1991",9,3]]},"citation-key":"brookfield1991"}}],"schema":"https://github.com/citation-style-language/schema/raw/master/csl-citation.json"} </w:instrText>
      </w:r>
      <w:r w:rsidR="00155831">
        <w:fldChar w:fldCharType="separate"/>
      </w:r>
      <w:r w:rsidR="00155831">
        <w:rPr>
          <w:noProof/>
        </w:rPr>
        <w:t>(Brookfield, 1991)</w:t>
      </w:r>
      <w:r w:rsidR="00155831">
        <w:fldChar w:fldCharType="end"/>
      </w:r>
      <w:r w:rsidR="00155831">
        <w:t xml:space="preserve">. Short of a hands-on experiential approach to this case study, instructors may </w:t>
      </w:r>
      <w:r w:rsidR="00990D33">
        <w:t>incorporate the maps used in this case study to illustrate the importance of the spatial dimension, using these data to raise questions related to equity in access to nonprofit organizations, and the benefits they provide.</w:t>
      </w:r>
      <w:r w:rsidR="000078CD">
        <w:t xml:space="preserve"> </w:t>
      </w:r>
    </w:p>
    <w:p w14:paraId="2F3F9A31" w14:textId="429EED46" w:rsidR="005E5F73" w:rsidRPr="00F02F24" w:rsidRDefault="005E5F73" w:rsidP="00155831">
      <w:pPr>
        <w:pStyle w:val="BodyText"/>
      </w:pPr>
      <w:r>
        <w:t xml:space="preserve">Schools of nonprofit and philanthropic studies, including those focused on management, have taken note of the need to incorporate data use into their courses. Despite ongoing calls emphasizing spatial elements of these data </w:t>
      </w:r>
      <w:r>
        <w:fldChar w:fldCharType="begin"/>
      </w:r>
      <w:r>
        <w:instrText xml:space="preserve"> ADDIN ZOTERO_ITEM CSL_CITATION {"citationID":"Fy5ZpnrX","properties":{"formattedCitation":"(MacIndoe &amp; Oakley, 2022; Never, 2011, 2016)","plainCitation":"(MacIndoe &amp; Oakley, 2022; Never, 2011,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(MacIndoe &amp; Oakley, 2022; Never, 2011, 2016)</w:t>
      </w:r>
      <w:r>
        <w:fldChar w:fldCharType="end"/>
      </w:r>
      <w:r>
        <w:t xml:space="preserve">, there is little presence of a spatial perspective in nonprofit course work. This case study </w:t>
      </w:r>
      <w:r w:rsidR="00C62D06">
        <w:t xml:space="preserve">has </w:t>
      </w:r>
      <w:r>
        <w:t>provide</w:t>
      </w:r>
      <w:r w:rsidR="00C62D06">
        <w:t>d</w:t>
      </w:r>
      <w:r>
        <w:t xml:space="preserve"> open data with code to assist in the facilitation of conversations and skill development related to spatial data in nonprofit studies.</w:t>
      </w:r>
    </w:p>
    <w:p w14:paraId="768A11ED" w14:textId="77777777" w:rsidR="00AD6754" w:rsidRDefault="00AD6754">
      <w:pPr>
        <w:rPr>
          <w:rFonts w:eastAsiaTheme="majorEastAsia"/>
          <w:b/>
          <w:color w:val="000000"/>
          <w:szCs w:val="20"/>
        </w:rPr>
      </w:pPr>
      <w:r>
        <w:br w:type="page"/>
      </w:r>
    </w:p>
    <w:p w14:paraId="69721923" w14:textId="2451F0A8" w:rsidR="00DC2F96" w:rsidRDefault="0014174A" w:rsidP="007F6DB6">
      <w:pPr>
        <w:pStyle w:val="Heading1"/>
      </w:pPr>
      <w:r>
        <w:lastRenderedPageBreak/>
        <w:t xml:space="preserve">6 References </w:t>
      </w:r>
    </w:p>
    <w:p w14:paraId="2E336E13" w14:textId="77777777" w:rsidR="00CD4FA4" w:rsidRPr="00CD4FA4" w:rsidRDefault="0014174A" w:rsidP="00CD4FA4">
      <w:pPr>
        <w:pStyle w:val="Bibliography"/>
      </w:pPr>
      <w:r>
        <w:fldChar w:fldCharType="begin"/>
      </w:r>
      <w:r>
        <w:instrText xml:space="preserve"> ADDIN ZOTERO_BIBL {"uncited":[],"omitted":[],"custom":[]} CSL_BIBLIOGRAPHY </w:instrText>
      </w:r>
      <w:r>
        <w:fldChar w:fldCharType="separate"/>
      </w:r>
      <w:r w:rsidR="00CD4FA4" w:rsidRPr="00CD4FA4">
        <w:t xml:space="preserve">Amburgey, T. L. (1996). Organizational ecology: Past, present, and future directions. </w:t>
      </w:r>
      <w:r w:rsidR="00CD4FA4" w:rsidRPr="00CD4FA4">
        <w:rPr>
          <w:i/>
          <w:iCs/>
        </w:rPr>
        <w:t>Academy of Management Journal</w:t>
      </w:r>
      <w:r w:rsidR="00CD4FA4" w:rsidRPr="00CD4FA4">
        <w:t xml:space="preserve">, </w:t>
      </w:r>
      <w:r w:rsidR="00CD4FA4" w:rsidRPr="00CD4FA4">
        <w:rPr>
          <w:i/>
          <w:iCs/>
        </w:rPr>
        <w:t>39</w:t>
      </w:r>
      <w:r w:rsidR="00CD4FA4" w:rsidRPr="00CD4FA4">
        <w:t>(5), 23.</w:t>
      </w:r>
    </w:p>
    <w:p w14:paraId="0612A539" w14:textId="77777777" w:rsidR="00CD4FA4" w:rsidRPr="00CD4FA4" w:rsidRDefault="00CD4FA4" w:rsidP="00CD4FA4">
      <w:pPr>
        <w:pStyle w:val="Bibliography"/>
      </w:pPr>
      <w:r w:rsidRPr="00CD4FA4">
        <w:t xml:space="preserve">Anselin, L. (1995). Local Indicators of Spatial Association—LISA. </w:t>
      </w:r>
      <w:r w:rsidRPr="00CD4FA4">
        <w:rPr>
          <w:i/>
          <w:iCs/>
        </w:rPr>
        <w:t>Geographical Analysis</w:t>
      </w:r>
      <w:r w:rsidRPr="00CD4FA4">
        <w:t xml:space="preserve">, </w:t>
      </w:r>
      <w:r w:rsidRPr="00CD4FA4">
        <w:rPr>
          <w:i/>
          <w:iCs/>
        </w:rPr>
        <w:t>27</w:t>
      </w:r>
      <w:r w:rsidRPr="00CD4FA4">
        <w:t>(2), 93–115. https://doi.org/10.1111/j.1538-4632.1995.tb00338.x</w:t>
      </w:r>
    </w:p>
    <w:p w14:paraId="145938C7" w14:textId="77777777" w:rsidR="00CD4FA4" w:rsidRPr="00CD4FA4" w:rsidRDefault="00CD4FA4" w:rsidP="00CD4FA4">
      <w:pPr>
        <w:pStyle w:val="Bibliography"/>
      </w:pPr>
      <w:r w:rsidRPr="00CD4FA4">
        <w:t xml:space="preserve">Bivand, R. S., Pebesma, E., &amp; Gómez-Rubio, V. (2013). </w:t>
      </w:r>
      <w:r w:rsidRPr="00CD4FA4">
        <w:rPr>
          <w:i/>
          <w:iCs/>
        </w:rPr>
        <w:t>Applied Spatial Data Analysis with R</w:t>
      </w:r>
      <w:r w:rsidRPr="00CD4FA4">
        <w:t xml:space="preserve"> (2nd ed. 2013 edition). Springer.</w:t>
      </w:r>
    </w:p>
    <w:p w14:paraId="3DE3DF31" w14:textId="77777777" w:rsidR="00CD4FA4" w:rsidRPr="00CD4FA4" w:rsidRDefault="00CD4FA4" w:rsidP="00CD4FA4">
      <w:pPr>
        <w:pStyle w:val="Bibliography"/>
      </w:pPr>
      <w:r w:rsidRPr="00CD4FA4">
        <w:t xml:space="preserve">Bivand, R. S., &amp; Wong, D. W. S. (2018). Comparing implementations of global and local indicators of spatial association. </w:t>
      </w:r>
      <w:r w:rsidRPr="00CD4FA4">
        <w:rPr>
          <w:i/>
          <w:iCs/>
        </w:rPr>
        <w:t>TEST</w:t>
      </w:r>
      <w:r w:rsidRPr="00CD4FA4">
        <w:t xml:space="preserve">, </w:t>
      </w:r>
      <w:r w:rsidRPr="00CD4FA4">
        <w:rPr>
          <w:i/>
          <w:iCs/>
        </w:rPr>
        <w:t>27</w:t>
      </w:r>
      <w:r w:rsidRPr="00CD4FA4">
        <w:t>(3), 716–748. https://doi.org/10.1007/s11749-018-0599-x</w:t>
      </w:r>
    </w:p>
    <w:p w14:paraId="69F63DC7" w14:textId="77777777" w:rsidR="00CD4FA4" w:rsidRPr="00CD4FA4" w:rsidRDefault="00CD4FA4" w:rsidP="00CD4FA4">
      <w:pPr>
        <w:pStyle w:val="Bibliography"/>
      </w:pPr>
      <w:r w:rsidRPr="00CD4FA4">
        <w:t xml:space="preserve">Brookfield, S. D. (1991). </w:t>
      </w:r>
      <w:r w:rsidRPr="00CD4FA4">
        <w:rPr>
          <w:i/>
          <w:iCs/>
        </w:rPr>
        <w:t>Understanding and Facilitating Adult Learning: A Comprehensive Analysis of Principles and EffectivePractices</w:t>
      </w:r>
      <w:r w:rsidRPr="00CD4FA4">
        <w:t xml:space="preserve"> (Reprint edition). Jossey-Bass.</w:t>
      </w:r>
    </w:p>
    <w:p w14:paraId="26ACF979" w14:textId="77777777" w:rsidR="00CD4FA4" w:rsidRPr="00CD4FA4" w:rsidRDefault="00CD4FA4" w:rsidP="00CD4FA4">
      <w:pPr>
        <w:pStyle w:val="Bibliography"/>
      </w:pPr>
      <w:r w:rsidRPr="00CD4FA4">
        <w:t xml:space="preserve">Brudney, J. L., Russell, A., &amp; Fischer, R. L. (2016). Using data to build community: Exploring one model of geographically specific data use in the non-profit sector. </w:t>
      </w:r>
      <w:r w:rsidRPr="00CD4FA4">
        <w:rPr>
          <w:i/>
          <w:iCs/>
        </w:rPr>
        <w:t>Community Development Journal</w:t>
      </w:r>
      <w:r w:rsidRPr="00CD4FA4">
        <w:t>, cdj;bsw008v1. https://doi.org/10.1093/cdj/bsw008</w:t>
      </w:r>
    </w:p>
    <w:p w14:paraId="54EB6C4D" w14:textId="77777777" w:rsidR="00CD4FA4" w:rsidRPr="00CD4FA4" w:rsidRDefault="00CD4FA4" w:rsidP="00CD4FA4">
      <w:pPr>
        <w:pStyle w:val="Bibliography"/>
      </w:pPr>
      <w:r w:rsidRPr="00CD4FA4">
        <w:t xml:space="preserve">Buller, I., D. (2022). </w:t>
      </w:r>
      <w:r w:rsidRPr="00CD4FA4">
        <w:rPr>
          <w:i/>
          <w:iCs/>
        </w:rPr>
        <w:t>ndi: Neighborhood Deprivation Indices.</w:t>
      </w:r>
      <w:r w:rsidRPr="00CD4FA4">
        <w:t xml:space="preserve"> The Comprehensive R Archive Network. https://cran.r-project.org/package=ndi</w:t>
      </w:r>
    </w:p>
    <w:p w14:paraId="66A69B8A" w14:textId="77777777" w:rsidR="00CD4FA4" w:rsidRPr="00CD4FA4" w:rsidRDefault="00CD4FA4" w:rsidP="00CD4FA4">
      <w:pPr>
        <w:pStyle w:val="Bibliography"/>
      </w:pPr>
      <w:r w:rsidRPr="00CD4FA4">
        <w:t xml:space="preserve">Carroll, G., &amp; Hannan, M. T. (2000). </w:t>
      </w:r>
      <w:r w:rsidRPr="00CD4FA4">
        <w:rPr>
          <w:i/>
          <w:iCs/>
        </w:rPr>
        <w:t>The demography of corporations and industries</w:t>
      </w:r>
      <w:r w:rsidRPr="00CD4FA4">
        <w:t>. Princeton University Press.</w:t>
      </w:r>
    </w:p>
    <w:p w14:paraId="20A9E79C" w14:textId="77777777" w:rsidR="00CD4FA4" w:rsidRPr="00CD4FA4" w:rsidRDefault="00CD4FA4" w:rsidP="00CD4FA4">
      <w:pPr>
        <w:pStyle w:val="Bibliography"/>
      </w:pPr>
      <w:r w:rsidRPr="00CD4FA4">
        <w:t xml:space="preserve">Dale, M. R. T. (2014). </w:t>
      </w:r>
      <w:r w:rsidRPr="00CD4FA4">
        <w:rPr>
          <w:i/>
          <w:iCs/>
        </w:rPr>
        <w:t>Spatial Analysis: A Guide For Ecologists</w:t>
      </w:r>
      <w:r w:rsidRPr="00CD4FA4">
        <w:t xml:space="preserve"> (2nd edition). Cambridge University Press.</w:t>
      </w:r>
    </w:p>
    <w:p w14:paraId="3127036B" w14:textId="77777777" w:rsidR="00CD4FA4" w:rsidRPr="00CD4FA4" w:rsidRDefault="00CD4FA4" w:rsidP="00CD4FA4">
      <w:pPr>
        <w:pStyle w:val="Bibliography"/>
      </w:pPr>
      <w:r w:rsidRPr="00CD4FA4">
        <w:t xml:space="preserve">Good, I. J. (1983). The Philosophy of Exploratory Data Analysis. </w:t>
      </w:r>
      <w:r w:rsidRPr="00CD4FA4">
        <w:rPr>
          <w:i/>
          <w:iCs/>
        </w:rPr>
        <w:t>Philosophy of Science</w:t>
      </w:r>
      <w:r w:rsidRPr="00CD4FA4">
        <w:t xml:space="preserve">, </w:t>
      </w:r>
      <w:r w:rsidRPr="00CD4FA4">
        <w:rPr>
          <w:i/>
          <w:iCs/>
        </w:rPr>
        <w:t>50</w:t>
      </w:r>
      <w:r w:rsidRPr="00CD4FA4">
        <w:t>(2), 283–295. https://doi.org/10.1086/289110</w:t>
      </w:r>
    </w:p>
    <w:p w14:paraId="40BAFF1B" w14:textId="77777777" w:rsidR="00CD4FA4" w:rsidRPr="00CD4FA4" w:rsidRDefault="00CD4FA4" w:rsidP="00CD4FA4">
      <w:pPr>
        <w:pStyle w:val="Bibliography"/>
      </w:pPr>
      <w:r w:rsidRPr="00CD4FA4">
        <w:lastRenderedPageBreak/>
        <w:t xml:space="preserve">Haslam, A., Nesbit, R., &amp; Christensen, R. K. (2019). The Dynamic Impact of Nonprofit Organizations: Are Health-Related Nonprofit Organizations Associated with Improvements in Obesity at the Community Level? </w:t>
      </w:r>
      <w:r w:rsidRPr="00CD4FA4">
        <w:rPr>
          <w:i/>
          <w:iCs/>
        </w:rPr>
        <w:t>Nonprofit Policy Forum</w:t>
      </w:r>
      <w:r w:rsidRPr="00CD4FA4">
        <w:t xml:space="preserve">, </w:t>
      </w:r>
      <w:r w:rsidRPr="00CD4FA4">
        <w:rPr>
          <w:i/>
          <w:iCs/>
        </w:rPr>
        <w:t>10</w:t>
      </w:r>
      <w:r w:rsidRPr="00CD4FA4">
        <w:t>(3). https://doi.org/10.1515/npf-2018-0040</w:t>
      </w:r>
    </w:p>
    <w:p w14:paraId="60D9837A" w14:textId="77777777" w:rsidR="00CD4FA4" w:rsidRPr="00CD4FA4" w:rsidRDefault="00CD4FA4" w:rsidP="00CD4FA4">
      <w:pPr>
        <w:pStyle w:val="Bibliography"/>
      </w:pPr>
      <w:r w:rsidRPr="00CD4FA4">
        <w:t xml:space="preserve">Huang, B., &amp; Wang, J. (2020). Big spatial data for urban and environmental sustainability. </w:t>
      </w:r>
      <w:r w:rsidRPr="00CD4FA4">
        <w:rPr>
          <w:i/>
          <w:iCs/>
        </w:rPr>
        <w:t>Geo-Spatial Information Science</w:t>
      </w:r>
      <w:r w:rsidRPr="00CD4FA4">
        <w:t xml:space="preserve">, </w:t>
      </w:r>
      <w:r w:rsidRPr="00CD4FA4">
        <w:rPr>
          <w:i/>
          <w:iCs/>
        </w:rPr>
        <w:t>23</w:t>
      </w:r>
      <w:r w:rsidRPr="00CD4FA4">
        <w:t>(2), 125–140. https://doi.org/10.1080/10095020.2020.1754138</w:t>
      </w:r>
    </w:p>
    <w:p w14:paraId="1395C2E7" w14:textId="77777777" w:rsidR="00CD4FA4" w:rsidRPr="00CD4FA4" w:rsidRDefault="00CD4FA4" w:rsidP="00CD4FA4">
      <w:pPr>
        <w:pStyle w:val="Bibliography"/>
      </w:pPr>
      <w:r w:rsidRPr="00CD4FA4">
        <w:t xml:space="preserve">Joassart-Marcelli, P., &amp; Wolch, J. R. (2003). The Intrametropolitan Geography of Poverty and the Nonprofit Sector in Southern California. </w:t>
      </w:r>
      <w:r w:rsidRPr="00CD4FA4">
        <w:rPr>
          <w:i/>
          <w:iCs/>
        </w:rPr>
        <w:t>Nonprofit and Voluntary Sector Quarterly</w:t>
      </w:r>
      <w:r w:rsidRPr="00CD4FA4">
        <w:t xml:space="preserve">, </w:t>
      </w:r>
      <w:r w:rsidRPr="00CD4FA4">
        <w:rPr>
          <w:i/>
          <w:iCs/>
        </w:rPr>
        <w:t>32</w:t>
      </w:r>
      <w:r w:rsidRPr="00CD4FA4">
        <w:t>(1), 70–96. https://doi.org/10.1177/0899764002250007</w:t>
      </w:r>
    </w:p>
    <w:p w14:paraId="7362DAC0" w14:textId="77777777" w:rsidR="00CD4FA4" w:rsidRPr="00CD4FA4" w:rsidRDefault="00CD4FA4" w:rsidP="00CD4FA4">
      <w:pPr>
        <w:pStyle w:val="Bibliography"/>
      </w:pPr>
      <w:r w:rsidRPr="00CD4FA4">
        <w:t xml:space="preserve">MacIndoe, H., &amp; Oakley, D. (2022). Encouraging a Spatial Perspective in Third Sector Studies: Exploratory Spatial Data Analysis and Spatial Regression Analysis. </w:t>
      </w:r>
      <w:r w:rsidRPr="00CD4FA4">
        <w:rPr>
          <w:i/>
          <w:iCs/>
        </w:rPr>
        <w:t>VOLUNTAS: International Journal of Voluntary and Nonprofit Organizations</w:t>
      </w:r>
      <w:r w:rsidRPr="00CD4FA4">
        <w:t>. https://doi.org/10.1007/s11266-022-00459-6</w:t>
      </w:r>
    </w:p>
    <w:p w14:paraId="326EF8DA" w14:textId="77777777" w:rsidR="00CD4FA4" w:rsidRPr="00CD4FA4" w:rsidRDefault="00CD4FA4" w:rsidP="00CD4FA4">
      <w:pPr>
        <w:pStyle w:val="Bibliography"/>
      </w:pPr>
      <w:r w:rsidRPr="00CD4FA4">
        <w:t xml:space="preserve">Marwell, N. P. (2004). Privatizing the Welfare State: Nonprofit Community-Based Organizations as Political Actors. </w:t>
      </w:r>
      <w:r w:rsidRPr="00CD4FA4">
        <w:rPr>
          <w:i/>
          <w:iCs/>
        </w:rPr>
        <w:t>American Sociological Review</w:t>
      </w:r>
      <w:r w:rsidRPr="00CD4FA4">
        <w:t xml:space="preserve">, </w:t>
      </w:r>
      <w:r w:rsidRPr="00CD4FA4">
        <w:rPr>
          <w:i/>
          <w:iCs/>
        </w:rPr>
        <w:t>69</w:t>
      </w:r>
      <w:r w:rsidRPr="00CD4FA4">
        <w:t>(2), 265–291.</w:t>
      </w:r>
    </w:p>
    <w:p w14:paraId="664D9BD5" w14:textId="77777777" w:rsidR="00CD4FA4" w:rsidRPr="00CD4FA4" w:rsidRDefault="00CD4FA4" w:rsidP="00CD4FA4">
      <w:pPr>
        <w:pStyle w:val="Bibliography"/>
      </w:pPr>
      <w:r w:rsidRPr="00CD4FA4">
        <w:t xml:space="preserve">Mayer, D. J. (2022). Understanding Location and Density; A Spatial Analysis of Cuyahoga County Ohio’s Nonprofit Sector. </w:t>
      </w:r>
      <w:r w:rsidRPr="00CD4FA4">
        <w:rPr>
          <w:i/>
          <w:iCs/>
        </w:rPr>
        <w:t>Submitted for Publication</w:t>
      </w:r>
      <w:r w:rsidRPr="00CD4FA4">
        <w:t>.</w:t>
      </w:r>
    </w:p>
    <w:p w14:paraId="4A603603" w14:textId="77777777" w:rsidR="00CD4FA4" w:rsidRPr="00CD4FA4" w:rsidRDefault="00CD4FA4" w:rsidP="00CD4FA4">
      <w:pPr>
        <w:pStyle w:val="Bibliography"/>
      </w:pPr>
      <w:r w:rsidRPr="00CD4FA4">
        <w:t xml:space="preserve">Mayer, D. J., &amp; Fischer, R. L. (2022). Exploring data use in nonprofit organizations. </w:t>
      </w:r>
      <w:r w:rsidRPr="00CD4FA4">
        <w:rPr>
          <w:i/>
          <w:iCs/>
        </w:rPr>
        <w:t>Submitted for Publication</w:t>
      </w:r>
      <w:r w:rsidRPr="00CD4FA4">
        <w:t>.</w:t>
      </w:r>
    </w:p>
    <w:p w14:paraId="6804DFB0" w14:textId="77777777" w:rsidR="00CD4FA4" w:rsidRPr="00CD4FA4" w:rsidRDefault="00CD4FA4" w:rsidP="00CD4FA4">
      <w:pPr>
        <w:pStyle w:val="Bibliography"/>
      </w:pPr>
      <w:r w:rsidRPr="00CD4FA4">
        <w:t xml:space="preserve">McDonnell, D., Mohan, J., &amp; Norman, P. (2020). Charity Density and Social Need: A Longitudinal Perspective. </w:t>
      </w:r>
      <w:r w:rsidRPr="00CD4FA4">
        <w:rPr>
          <w:i/>
          <w:iCs/>
        </w:rPr>
        <w:t>Nonprofit and Voluntary Sector Quarterly</w:t>
      </w:r>
      <w:r w:rsidRPr="00CD4FA4">
        <w:t xml:space="preserve">, </w:t>
      </w:r>
      <w:r w:rsidRPr="00CD4FA4">
        <w:rPr>
          <w:i/>
          <w:iCs/>
        </w:rPr>
        <w:t>49</w:t>
      </w:r>
      <w:r w:rsidRPr="00CD4FA4">
        <w:t>(5), 1082–1104. https://doi.org/10.1177/0899764020911199</w:t>
      </w:r>
    </w:p>
    <w:p w14:paraId="1E065189" w14:textId="77777777" w:rsidR="00CD4FA4" w:rsidRPr="00CD4FA4" w:rsidRDefault="00CD4FA4" w:rsidP="00CD4FA4">
      <w:pPr>
        <w:pStyle w:val="Bibliography"/>
      </w:pPr>
      <w:r w:rsidRPr="00CD4FA4">
        <w:lastRenderedPageBreak/>
        <w:t xml:space="preserve">McQuarrie, M., &amp; Marwell, N. P. (2009). The Missing Organizational Dimension in Urban Sociology. </w:t>
      </w:r>
      <w:r w:rsidRPr="00CD4FA4">
        <w:rPr>
          <w:i/>
          <w:iCs/>
        </w:rPr>
        <w:t>City &amp; Community</w:t>
      </w:r>
      <w:r w:rsidRPr="00CD4FA4">
        <w:t xml:space="preserve">, </w:t>
      </w:r>
      <w:r w:rsidRPr="00CD4FA4">
        <w:rPr>
          <w:i/>
          <w:iCs/>
        </w:rPr>
        <w:t>8</w:t>
      </w:r>
      <w:r w:rsidRPr="00CD4FA4">
        <w:t>(3), 247–268. https://doi.org/10.1111/j.1540-6040.2009.01288.x</w:t>
      </w:r>
    </w:p>
    <w:p w14:paraId="7372AC24" w14:textId="77777777" w:rsidR="00CD4FA4" w:rsidRPr="00CD4FA4" w:rsidRDefault="00CD4FA4" w:rsidP="00CD4FA4">
      <w:pPr>
        <w:pStyle w:val="Bibliography"/>
      </w:pPr>
      <w:r w:rsidRPr="00CD4FA4">
        <w:t xml:space="preserve">Merriam, S. B., &amp; Bierema, L. L. (2013). </w:t>
      </w:r>
      <w:r w:rsidRPr="00CD4FA4">
        <w:rPr>
          <w:i/>
          <w:iCs/>
        </w:rPr>
        <w:t>Adult Learning: Linking Theory and Practice</w:t>
      </w:r>
      <w:r w:rsidRPr="00CD4FA4">
        <w:t xml:space="preserve"> (1st edition). Jossey-Bass.</w:t>
      </w:r>
    </w:p>
    <w:p w14:paraId="1142C3D6" w14:textId="77777777" w:rsidR="00CD4FA4" w:rsidRPr="00CD4FA4" w:rsidRDefault="00CD4FA4" w:rsidP="00CD4FA4">
      <w:pPr>
        <w:pStyle w:val="Bibliography"/>
      </w:pPr>
      <w:r w:rsidRPr="00CD4FA4">
        <w:t xml:space="preserve">Messer, L. C., Laraia, B. A., Kaufman, J. S., Eyster, J., Holzman, C., Culhane, J., Elo, I., Burke, J. G., &amp; O’Campo, P. (2006). The Development of a Standardized Neighborhood Deprivation Index. </w:t>
      </w:r>
      <w:r w:rsidRPr="00CD4FA4">
        <w:rPr>
          <w:i/>
          <w:iCs/>
        </w:rPr>
        <w:t>Journal of Urban Health</w:t>
      </w:r>
      <w:r w:rsidRPr="00CD4FA4">
        <w:t xml:space="preserve">, </w:t>
      </w:r>
      <w:r w:rsidRPr="00CD4FA4">
        <w:rPr>
          <w:i/>
          <w:iCs/>
        </w:rPr>
        <w:t>83</w:t>
      </w:r>
      <w:r w:rsidRPr="00CD4FA4">
        <w:t>(6), 1041–1062. https://doi.org/10.1007/s11524-006-9094-x</w:t>
      </w:r>
    </w:p>
    <w:p w14:paraId="495FABCE" w14:textId="77777777" w:rsidR="00CD4FA4" w:rsidRPr="00CD4FA4" w:rsidRDefault="00CD4FA4" w:rsidP="00CD4FA4">
      <w:pPr>
        <w:pStyle w:val="Bibliography"/>
      </w:pPr>
      <w:r w:rsidRPr="00CD4FA4">
        <w:t xml:space="preserve">Mirabella, R. (2022). </w:t>
      </w:r>
      <w:r w:rsidRPr="00CD4FA4">
        <w:rPr>
          <w:i/>
          <w:iCs/>
        </w:rPr>
        <w:t>Nonprofit Management Education; Current Offerings in University-Based Programs</w:t>
      </w:r>
      <w:r w:rsidRPr="00CD4FA4">
        <w:t>. Seton Hall University. https://academic.shu.edu/npo/</w:t>
      </w:r>
    </w:p>
    <w:p w14:paraId="764EC71D" w14:textId="77777777" w:rsidR="00CD4FA4" w:rsidRPr="00CD4FA4" w:rsidRDefault="00CD4FA4" w:rsidP="00CD4FA4">
      <w:pPr>
        <w:pStyle w:val="Bibliography"/>
      </w:pPr>
      <w:r w:rsidRPr="00CD4FA4">
        <w:t xml:space="preserve">Never, B. (2011). The Case for Better Maps of Social Service Provision: Using the Holy Cross Dispute to Illustrate More Effective Mapping. </w:t>
      </w:r>
      <w:r w:rsidRPr="00CD4FA4">
        <w:rPr>
          <w:i/>
          <w:iCs/>
        </w:rPr>
        <w:t>VOLUNTAS: International Journal of Voluntary and Nonprofit Organizations</w:t>
      </w:r>
      <w:r w:rsidRPr="00CD4FA4">
        <w:t xml:space="preserve">, </w:t>
      </w:r>
      <w:r w:rsidRPr="00CD4FA4">
        <w:rPr>
          <w:i/>
          <w:iCs/>
        </w:rPr>
        <w:t>22</w:t>
      </w:r>
      <w:r w:rsidRPr="00CD4FA4">
        <w:t>(1), 174–188. https://doi.org/10.1007/s11266-010-9123-y</w:t>
      </w:r>
    </w:p>
    <w:p w14:paraId="4739961A" w14:textId="77777777" w:rsidR="00CD4FA4" w:rsidRPr="00CD4FA4" w:rsidRDefault="00CD4FA4" w:rsidP="00CD4FA4">
      <w:pPr>
        <w:pStyle w:val="Bibliography"/>
      </w:pPr>
      <w:r w:rsidRPr="00CD4FA4">
        <w:t xml:space="preserve">Never, B. (2016). Place matters: The spatial effects of human service expenditures. </w:t>
      </w:r>
      <w:r w:rsidRPr="00CD4FA4">
        <w:rPr>
          <w:i/>
          <w:iCs/>
        </w:rPr>
        <w:t>Nonprofit Policy Forum</w:t>
      </w:r>
      <w:r w:rsidRPr="00CD4FA4">
        <w:t xml:space="preserve">, </w:t>
      </w:r>
      <w:r w:rsidRPr="00CD4FA4">
        <w:rPr>
          <w:i/>
          <w:iCs/>
        </w:rPr>
        <w:t>7</w:t>
      </w:r>
      <w:r w:rsidRPr="00CD4FA4">
        <w:t>(3), 20. https://doi.org/DOI 10.1515/npf-2015-0025</w:t>
      </w:r>
    </w:p>
    <w:p w14:paraId="074032F3" w14:textId="77777777" w:rsidR="00CD4FA4" w:rsidRPr="00CD4FA4" w:rsidRDefault="00CD4FA4" w:rsidP="00CD4FA4">
      <w:pPr>
        <w:pStyle w:val="Bibliography"/>
      </w:pPr>
      <w:r w:rsidRPr="00CD4FA4">
        <w:t xml:space="preserve">Prener, C. (2022). </w:t>
      </w:r>
      <w:r w:rsidRPr="00CD4FA4">
        <w:rPr>
          <w:i/>
          <w:iCs/>
        </w:rPr>
        <w:t>biscale: Tools and Palettes for Bivariate Thematic Mapping</w:t>
      </w:r>
      <w:r w:rsidRPr="00CD4FA4">
        <w:t>.</w:t>
      </w:r>
    </w:p>
    <w:p w14:paraId="44EF3D0A" w14:textId="77777777" w:rsidR="00CD4FA4" w:rsidRPr="00CD4FA4" w:rsidRDefault="00CD4FA4" w:rsidP="00CD4FA4">
      <w:pPr>
        <w:pStyle w:val="Bibliography"/>
      </w:pPr>
      <w:r w:rsidRPr="00CD4FA4">
        <w:t xml:space="preserve">R Core team. (2020). </w:t>
      </w:r>
      <w:r w:rsidRPr="00CD4FA4">
        <w:rPr>
          <w:i/>
          <w:iCs/>
        </w:rPr>
        <w:t>R: A language and environment for statistical computing</w:t>
      </w:r>
      <w:r w:rsidRPr="00CD4FA4">
        <w:t xml:space="preserve"> (4.0.2). R Foundation for Statistical Computing. https://www.R-project.org/</w:t>
      </w:r>
    </w:p>
    <w:p w14:paraId="29057B48" w14:textId="77777777" w:rsidR="00CD4FA4" w:rsidRPr="00CD4FA4" w:rsidRDefault="00CD4FA4" w:rsidP="00CD4FA4">
      <w:pPr>
        <w:pStyle w:val="Bibliography"/>
      </w:pPr>
      <w:r w:rsidRPr="00CD4FA4">
        <w:t xml:space="preserve">Roudebush, M. M., &amp; Brudney, J. L. (2012). Making Policy Without Parameters: Obtaining Data on the Nonprofit Sector in a Local Community. </w:t>
      </w:r>
      <w:r w:rsidRPr="00CD4FA4">
        <w:rPr>
          <w:i/>
          <w:iCs/>
        </w:rPr>
        <w:t>Nonprofit Policy Forum</w:t>
      </w:r>
      <w:r w:rsidRPr="00CD4FA4">
        <w:t xml:space="preserve">, </w:t>
      </w:r>
      <w:r w:rsidRPr="00CD4FA4">
        <w:rPr>
          <w:i/>
          <w:iCs/>
        </w:rPr>
        <w:t>3</w:t>
      </w:r>
      <w:r w:rsidRPr="00CD4FA4">
        <w:t>(1). https://doi.org/10.1515/2154-3348.1044</w:t>
      </w:r>
    </w:p>
    <w:p w14:paraId="52573A0B" w14:textId="77777777" w:rsidR="00CD4FA4" w:rsidRPr="00CD4FA4" w:rsidRDefault="00CD4FA4" w:rsidP="00CD4FA4">
      <w:pPr>
        <w:pStyle w:val="Bibliography"/>
      </w:pPr>
      <w:r w:rsidRPr="00CD4FA4">
        <w:lastRenderedPageBreak/>
        <w:t xml:space="preserve">Roudebush, M. M., Fischer, R. L., &amp; Brudney, J. L. (2013). Adding assets to need; Creating a community data landscape. </w:t>
      </w:r>
      <w:r w:rsidRPr="00CD4FA4">
        <w:rPr>
          <w:i/>
          <w:iCs/>
        </w:rPr>
        <w:t>Journal for Nonprofit Management</w:t>
      </w:r>
      <w:r w:rsidRPr="00CD4FA4">
        <w:t xml:space="preserve">, </w:t>
      </w:r>
      <w:r w:rsidRPr="00CD4FA4">
        <w:rPr>
          <w:i/>
          <w:iCs/>
        </w:rPr>
        <w:t>1</w:t>
      </w:r>
      <w:r w:rsidRPr="00CD4FA4">
        <w:t>(16), 14.</w:t>
      </w:r>
    </w:p>
    <w:p w14:paraId="775A9D5F" w14:textId="77777777" w:rsidR="00CD4FA4" w:rsidRPr="00CD4FA4" w:rsidRDefault="00CD4FA4" w:rsidP="00CD4FA4">
      <w:pPr>
        <w:pStyle w:val="Bibliography"/>
      </w:pPr>
      <w:r w:rsidRPr="00CD4FA4">
        <w:t xml:space="preserve">van Wissen, L. (2004). A Spatial Interpretation of the Density Dependence Model in Industrial Demography. </w:t>
      </w:r>
      <w:r w:rsidRPr="00CD4FA4">
        <w:rPr>
          <w:i/>
          <w:iCs/>
        </w:rPr>
        <w:t>Small Business Economics</w:t>
      </w:r>
      <w:r w:rsidRPr="00CD4FA4">
        <w:t xml:space="preserve">, </w:t>
      </w:r>
      <w:r w:rsidRPr="00CD4FA4">
        <w:rPr>
          <w:i/>
          <w:iCs/>
        </w:rPr>
        <w:t>22</w:t>
      </w:r>
      <w:r w:rsidRPr="00CD4FA4">
        <w:t>(3/4), 253–264. https://doi.org/10.1023/B:SBEJ.0000022232.12761.a9</w:t>
      </w:r>
    </w:p>
    <w:p w14:paraId="6A543C7F" w14:textId="77777777" w:rsidR="00CD4FA4" w:rsidRPr="00CD4FA4" w:rsidRDefault="00CD4FA4" w:rsidP="00CD4FA4">
      <w:pPr>
        <w:pStyle w:val="Bibliography"/>
      </w:pPr>
      <w:r w:rsidRPr="00CD4FA4">
        <w:t xml:space="preserve">Wickham, H. (2016). </w:t>
      </w:r>
      <w:r w:rsidRPr="00CD4FA4">
        <w:rPr>
          <w:i/>
          <w:iCs/>
        </w:rPr>
        <w:t>ggplot2: Elegant graphics for data analysis</w:t>
      </w:r>
      <w:r w:rsidRPr="00CD4FA4">
        <w:t>. Springer-Verlag New York. https://ggplot2.tidyverse.org</w:t>
      </w:r>
    </w:p>
    <w:p w14:paraId="3CA1BF0F" w14:textId="77777777" w:rsidR="00CD4FA4" w:rsidRPr="00CD4FA4" w:rsidRDefault="00CD4FA4" w:rsidP="00CD4FA4">
      <w:pPr>
        <w:pStyle w:val="Bibliography"/>
      </w:pPr>
      <w:r w:rsidRPr="00CD4FA4">
        <w:t xml:space="preserve">Wo, J. C. (2018). Understanding the density of nonprofit organizations across Los Angeles neighborhoods: Does concentrated disadvantage and violent crime matter? </w:t>
      </w:r>
      <w:r w:rsidRPr="00CD4FA4">
        <w:rPr>
          <w:i/>
          <w:iCs/>
        </w:rPr>
        <w:t>Social Science Research</w:t>
      </w:r>
      <w:r w:rsidRPr="00CD4FA4">
        <w:t xml:space="preserve">, </w:t>
      </w:r>
      <w:r w:rsidRPr="00CD4FA4">
        <w:rPr>
          <w:i/>
          <w:iCs/>
        </w:rPr>
        <w:t>65</w:t>
      </w:r>
      <w:r w:rsidRPr="00CD4FA4">
        <w:t>(7), 56–71. https://doi.org/10.1016/j.ssresearch.2018.01.001</w:t>
      </w:r>
    </w:p>
    <w:p w14:paraId="242B8402" w14:textId="77777777" w:rsidR="00CD4FA4" w:rsidRPr="00CD4FA4" w:rsidRDefault="00CD4FA4" w:rsidP="00CD4FA4">
      <w:pPr>
        <w:pStyle w:val="Bibliography"/>
      </w:pPr>
      <w:r w:rsidRPr="00CD4FA4">
        <w:t xml:space="preserve">Yan, J., Guo, C., &amp; Paarlberg, L. E. (2014). Are Nonprofit Antipoverty Organizations Located Where They Are Needed? A Spatial Analysis of the Greater Hartford Region. </w:t>
      </w:r>
      <w:r w:rsidRPr="00CD4FA4">
        <w:rPr>
          <w:i/>
          <w:iCs/>
        </w:rPr>
        <w:t>The American Statistician</w:t>
      </w:r>
      <w:r w:rsidRPr="00CD4FA4">
        <w:t xml:space="preserve">, </w:t>
      </w:r>
      <w:r w:rsidRPr="00CD4FA4">
        <w:rPr>
          <w:i/>
          <w:iCs/>
        </w:rPr>
        <w:t>68</w:t>
      </w:r>
      <w:r w:rsidRPr="00CD4FA4">
        <w:t>(4), 243–252. https://doi.org/10.1080/00031305.2014.955211</w:t>
      </w:r>
    </w:p>
    <w:p w14:paraId="7D676187" w14:textId="18D99B75" w:rsidR="003A315B" w:rsidRDefault="0014174A" w:rsidP="0014174A">
      <w:r>
        <w:fldChar w:fldCharType="end"/>
      </w:r>
    </w:p>
    <w:p w14:paraId="6BDCDC04" w14:textId="591FF35F" w:rsidR="0094779B" w:rsidRDefault="0094779B">
      <w:r>
        <w:br w:type="page"/>
      </w:r>
    </w:p>
    <w:p w14:paraId="4F41E5A1" w14:textId="2F3015AC" w:rsidR="006C67C3" w:rsidRDefault="006C67C3" w:rsidP="006C67C3">
      <w:pPr>
        <w:pStyle w:val="Caption"/>
        <w:keepNext/>
        <w:rPr>
          <w:color w:val="000000" w:themeColor="text1"/>
          <w:sz w:val="24"/>
          <w:szCs w:val="24"/>
        </w:rPr>
      </w:pPr>
      <w:r w:rsidRPr="006C67C3">
        <w:rPr>
          <w:color w:val="000000" w:themeColor="text1"/>
          <w:sz w:val="24"/>
          <w:szCs w:val="24"/>
        </w:rPr>
        <w:lastRenderedPageBreak/>
        <w:t xml:space="preserve">Table </w:t>
      </w:r>
      <w:r w:rsidRPr="006C67C3">
        <w:rPr>
          <w:color w:val="000000" w:themeColor="text1"/>
          <w:sz w:val="24"/>
          <w:szCs w:val="24"/>
        </w:rPr>
        <w:fldChar w:fldCharType="begin"/>
      </w:r>
      <w:r w:rsidRPr="006C67C3">
        <w:rPr>
          <w:color w:val="000000" w:themeColor="text1"/>
          <w:sz w:val="24"/>
          <w:szCs w:val="24"/>
        </w:rPr>
        <w:instrText xml:space="preserve"> SEQ Table \* ARABIC </w:instrText>
      </w:r>
      <w:r w:rsidRPr="006C67C3">
        <w:rPr>
          <w:color w:val="000000" w:themeColor="text1"/>
          <w:sz w:val="24"/>
          <w:szCs w:val="24"/>
        </w:rPr>
        <w:fldChar w:fldCharType="separate"/>
      </w:r>
      <w:r w:rsidRPr="006C67C3">
        <w:rPr>
          <w:noProof/>
          <w:color w:val="000000" w:themeColor="text1"/>
          <w:sz w:val="24"/>
          <w:szCs w:val="24"/>
        </w:rPr>
        <w:t>1</w:t>
      </w:r>
      <w:r w:rsidRPr="006C67C3">
        <w:rPr>
          <w:color w:val="000000" w:themeColor="text1"/>
          <w:sz w:val="24"/>
          <w:szCs w:val="24"/>
        </w:rPr>
        <w:fldChar w:fldCharType="end"/>
      </w:r>
      <w:r>
        <w:rPr>
          <w:color w:val="000000" w:themeColor="text1"/>
          <w:sz w:val="24"/>
          <w:szCs w:val="24"/>
        </w:rPr>
        <w:t>.</w:t>
      </w:r>
    </w:p>
    <w:p w14:paraId="1A293BE4" w14:textId="32FDD785" w:rsidR="006C67C3" w:rsidRPr="006C67C3" w:rsidRDefault="006C67C3" w:rsidP="006C67C3">
      <w:pPr>
        <w:pStyle w:val="Caption"/>
        <w:keepNext/>
        <w:rPr>
          <w:color w:val="000000" w:themeColor="text1"/>
          <w:sz w:val="24"/>
          <w:szCs w:val="24"/>
        </w:rPr>
      </w:pPr>
      <w:r w:rsidRPr="006C67C3">
        <w:rPr>
          <w:color w:val="000000" w:themeColor="text1"/>
          <w:sz w:val="24"/>
          <w:szCs w:val="24"/>
        </w:rPr>
        <w:t>Descriptive statistics for Case Study Variables (Cuyahoga County 2016, N = 443)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541"/>
        <w:gridCol w:w="1860"/>
        <w:gridCol w:w="1845"/>
        <w:gridCol w:w="1859"/>
      </w:tblGrid>
      <w:tr w:rsidR="000B13A3" w14:paraId="5E5BA28B" w14:textId="77777777" w:rsidTr="00BC2B9A">
        <w:tc>
          <w:tcPr>
            <w:tcW w:w="2245" w:type="dxa"/>
            <w:tcBorders>
              <w:bottom w:val="single" w:sz="4" w:space="0" w:color="auto"/>
            </w:tcBorders>
            <w:vAlign w:val="bottom"/>
          </w:tcPr>
          <w:p w14:paraId="57108A79" w14:textId="7B450A15" w:rsidR="000B13A3" w:rsidRPr="00BC2B9A" w:rsidRDefault="000D121E" w:rsidP="006C67C3">
            <w:pPr>
              <w:pStyle w:val="NoSpacing"/>
              <w:spacing w:line="360" w:lineRule="auto"/>
              <w:jc w:val="left"/>
              <w:rPr>
                <w:sz w:val="22"/>
                <w:szCs w:val="22"/>
              </w:rPr>
            </w:pPr>
            <w:r w:rsidRPr="00BC2B9A">
              <w:rPr>
                <w:sz w:val="22"/>
                <w:szCs w:val="22"/>
              </w:rPr>
              <w:t>Variable</w:t>
            </w:r>
          </w:p>
        </w:tc>
        <w:tc>
          <w:tcPr>
            <w:tcW w:w="1541" w:type="dxa"/>
            <w:tcBorders>
              <w:bottom w:val="single" w:sz="4" w:space="0" w:color="auto"/>
            </w:tcBorders>
            <w:vAlign w:val="bottom"/>
          </w:tcPr>
          <w:p w14:paraId="309D29A3" w14:textId="634BFDE1" w:rsidR="000B13A3" w:rsidRPr="00BC2B9A" w:rsidRDefault="00294F58" w:rsidP="006C67C3">
            <w:pPr>
              <w:pStyle w:val="NoSpacing"/>
              <w:spacing w:line="360" w:lineRule="auto"/>
              <w:rPr>
                <w:sz w:val="22"/>
                <w:szCs w:val="22"/>
              </w:rPr>
            </w:pPr>
            <w:r w:rsidRPr="00BC2B9A">
              <w:rPr>
                <w:sz w:val="22"/>
                <w:szCs w:val="22"/>
              </w:rPr>
              <w:t>Mean</w:t>
            </w:r>
          </w:p>
        </w:tc>
        <w:tc>
          <w:tcPr>
            <w:tcW w:w="1860" w:type="dxa"/>
            <w:tcBorders>
              <w:bottom w:val="single" w:sz="4" w:space="0" w:color="auto"/>
            </w:tcBorders>
            <w:vAlign w:val="bottom"/>
          </w:tcPr>
          <w:p w14:paraId="1853185A" w14:textId="592BEB05" w:rsidR="000B13A3" w:rsidRPr="00BC2B9A" w:rsidRDefault="00294F58" w:rsidP="006C67C3">
            <w:pPr>
              <w:pStyle w:val="NoSpacing"/>
              <w:spacing w:line="360" w:lineRule="auto"/>
              <w:rPr>
                <w:sz w:val="22"/>
                <w:szCs w:val="22"/>
              </w:rPr>
            </w:pPr>
            <w:r w:rsidRPr="00BC2B9A">
              <w:rPr>
                <w:sz w:val="22"/>
                <w:szCs w:val="22"/>
              </w:rPr>
              <w:t>SD</w:t>
            </w:r>
          </w:p>
        </w:tc>
        <w:tc>
          <w:tcPr>
            <w:tcW w:w="1845" w:type="dxa"/>
            <w:tcBorders>
              <w:bottom w:val="single" w:sz="4" w:space="0" w:color="auto"/>
            </w:tcBorders>
            <w:vAlign w:val="bottom"/>
          </w:tcPr>
          <w:p w14:paraId="46D9E8C5" w14:textId="42DA7CFC" w:rsidR="000B13A3" w:rsidRPr="00BC2B9A" w:rsidRDefault="00294F58" w:rsidP="006C67C3">
            <w:pPr>
              <w:pStyle w:val="NoSpacing"/>
              <w:spacing w:line="360" w:lineRule="auto"/>
              <w:rPr>
                <w:sz w:val="22"/>
                <w:szCs w:val="22"/>
              </w:rPr>
            </w:pPr>
            <w:r w:rsidRPr="00BC2B9A">
              <w:rPr>
                <w:sz w:val="22"/>
                <w:szCs w:val="22"/>
              </w:rPr>
              <w:t>Min</w:t>
            </w:r>
          </w:p>
        </w:tc>
        <w:tc>
          <w:tcPr>
            <w:tcW w:w="1859" w:type="dxa"/>
            <w:tcBorders>
              <w:bottom w:val="single" w:sz="4" w:space="0" w:color="auto"/>
            </w:tcBorders>
            <w:vAlign w:val="bottom"/>
          </w:tcPr>
          <w:p w14:paraId="30C3B09F" w14:textId="3F7E9B37" w:rsidR="000B13A3" w:rsidRPr="00BC2B9A" w:rsidRDefault="00294F58" w:rsidP="006C67C3">
            <w:pPr>
              <w:pStyle w:val="NoSpacing"/>
              <w:spacing w:line="360" w:lineRule="auto"/>
              <w:rPr>
                <w:sz w:val="22"/>
                <w:szCs w:val="22"/>
              </w:rPr>
            </w:pPr>
            <w:r w:rsidRPr="00BC2B9A">
              <w:rPr>
                <w:sz w:val="22"/>
                <w:szCs w:val="22"/>
              </w:rPr>
              <w:t>Max</w:t>
            </w:r>
          </w:p>
        </w:tc>
      </w:tr>
      <w:tr w:rsidR="000B13A3" w14:paraId="2A7A66AF" w14:textId="77777777" w:rsidTr="00BC2B9A">
        <w:tc>
          <w:tcPr>
            <w:tcW w:w="2245" w:type="dxa"/>
            <w:tcBorders>
              <w:top w:val="single" w:sz="4" w:space="0" w:color="auto"/>
            </w:tcBorders>
            <w:vAlign w:val="bottom"/>
          </w:tcPr>
          <w:p w14:paraId="7C77A614" w14:textId="22F47166" w:rsidR="000B13A3" w:rsidRPr="00BC2B9A" w:rsidRDefault="000B13A3" w:rsidP="006C67C3">
            <w:pPr>
              <w:pStyle w:val="NoSpacing"/>
              <w:spacing w:line="360" w:lineRule="auto"/>
              <w:jc w:val="left"/>
              <w:rPr>
                <w:sz w:val="22"/>
                <w:szCs w:val="22"/>
              </w:rPr>
            </w:pPr>
            <w:r w:rsidRPr="00BC2B9A">
              <w:rPr>
                <w:sz w:val="22"/>
                <w:szCs w:val="22"/>
              </w:rPr>
              <w:t>Resident population</w:t>
            </w:r>
          </w:p>
        </w:tc>
        <w:tc>
          <w:tcPr>
            <w:tcW w:w="1541" w:type="dxa"/>
            <w:tcBorders>
              <w:top w:val="single" w:sz="4" w:space="0" w:color="auto"/>
            </w:tcBorders>
            <w:vAlign w:val="bottom"/>
          </w:tcPr>
          <w:p w14:paraId="152B4993" w14:textId="1725C10B" w:rsidR="000B13A3" w:rsidRPr="00BC2B9A" w:rsidRDefault="000B13A3" w:rsidP="006C67C3">
            <w:pPr>
              <w:pStyle w:val="NoSpacing"/>
              <w:spacing w:line="360" w:lineRule="auto"/>
              <w:rPr>
                <w:sz w:val="22"/>
                <w:szCs w:val="22"/>
              </w:rPr>
            </w:pPr>
            <w:r w:rsidRPr="00BC2B9A">
              <w:rPr>
                <w:sz w:val="22"/>
                <w:szCs w:val="22"/>
              </w:rPr>
              <w:t>2</w:t>
            </w:r>
            <w:ins w:id="94" w:author="Robert Fischer" w:date="2022-10-08T15:58:00Z">
              <w:r w:rsidR="00DD01BB">
                <w:rPr>
                  <w:sz w:val="22"/>
                  <w:szCs w:val="22"/>
                </w:rPr>
                <w:t>,</w:t>
              </w:r>
            </w:ins>
            <w:r w:rsidRPr="00BC2B9A">
              <w:rPr>
                <w:sz w:val="22"/>
                <w:szCs w:val="22"/>
              </w:rPr>
              <w:t>841.33</w:t>
            </w:r>
          </w:p>
        </w:tc>
        <w:tc>
          <w:tcPr>
            <w:tcW w:w="1860" w:type="dxa"/>
            <w:tcBorders>
              <w:top w:val="single" w:sz="4" w:space="0" w:color="auto"/>
            </w:tcBorders>
            <w:vAlign w:val="bottom"/>
          </w:tcPr>
          <w:p w14:paraId="38B24D11" w14:textId="1E6B7906" w:rsidR="000B13A3" w:rsidRPr="00BC2B9A" w:rsidRDefault="000B13A3" w:rsidP="006C67C3">
            <w:pPr>
              <w:pStyle w:val="NoSpacing"/>
              <w:spacing w:line="360" w:lineRule="auto"/>
              <w:rPr>
                <w:sz w:val="22"/>
                <w:szCs w:val="22"/>
              </w:rPr>
            </w:pPr>
            <w:r w:rsidRPr="00BC2B9A">
              <w:rPr>
                <w:sz w:val="22"/>
                <w:szCs w:val="22"/>
              </w:rPr>
              <w:t>1</w:t>
            </w:r>
            <w:ins w:id="95" w:author="Robert Fischer" w:date="2022-10-08T15:58:00Z">
              <w:r w:rsidR="00DD01BB">
                <w:rPr>
                  <w:sz w:val="22"/>
                  <w:szCs w:val="22"/>
                </w:rPr>
                <w:t>,</w:t>
              </w:r>
            </w:ins>
            <w:r w:rsidRPr="00BC2B9A">
              <w:rPr>
                <w:sz w:val="22"/>
                <w:szCs w:val="22"/>
              </w:rPr>
              <w:t>348.65</w:t>
            </w:r>
          </w:p>
        </w:tc>
        <w:tc>
          <w:tcPr>
            <w:tcW w:w="1845" w:type="dxa"/>
            <w:tcBorders>
              <w:top w:val="single" w:sz="4" w:space="0" w:color="auto"/>
            </w:tcBorders>
            <w:vAlign w:val="bottom"/>
          </w:tcPr>
          <w:p w14:paraId="2B4355A6" w14:textId="7F265D10" w:rsidR="000B13A3" w:rsidRPr="00BC2B9A" w:rsidRDefault="000B13A3" w:rsidP="006C67C3">
            <w:pPr>
              <w:pStyle w:val="NoSpacing"/>
              <w:spacing w:line="360" w:lineRule="auto"/>
              <w:rPr>
                <w:sz w:val="22"/>
                <w:szCs w:val="22"/>
              </w:rPr>
            </w:pPr>
            <w:r w:rsidRPr="00BC2B9A">
              <w:rPr>
                <w:sz w:val="22"/>
                <w:szCs w:val="22"/>
              </w:rPr>
              <w:t>145</w:t>
            </w:r>
          </w:p>
        </w:tc>
        <w:tc>
          <w:tcPr>
            <w:tcW w:w="1859" w:type="dxa"/>
            <w:tcBorders>
              <w:top w:val="single" w:sz="4" w:space="0" w:color="auto"/>
            </w:tcBorders>
            <w:vAlign w:val="bottom"/>
          </w:tcPr>
          <w:p w14:paraId="51399E4A" w14:textId="7DCD3E26" w:rsidR="000B13A3" w:rsidRPr="00BC2B9A" w:rsidRDefault="000B13A3" w:rsidP="006C67C3">
            <w:pPr>
              <w:pStyle w:val="NoSpacing"/>
              <w:spacing w:line="360" w:lineRule="auto"/>
              <w:rPr>
                <w:sz w:val="22"/>
                <w:szCs w:val="22"/>
              </w:rPr>
            </w:pPr>
            <w:r w:rsidRPr="00BC2B9A">
              <w:rPr>
                <w:sz w:val="22"/>
                <w:szCs w:val="22"/>
              </w:rPr>
              <w:t>10687</w:t>
            </w:r>
          </w:p>
        </w:tc>
      </w:tr>
      <w:tr w:rsidR="00BC2B9A" w14:paraId="2D3DF970" w14:textId="77777777" w:rsidTr="00BC2B9A">
        <w:tc>
          <w:tcPr>
            <w:tcW w:w="2245" w:type="dxa"/>
            <w:tcBorders>
              <w:bottom w:val="single" w:sz="4" w:space="0" w:color="auto"/>
            </w:tcBorders>
            <w:vAlign w:val="bottom"/>
          </w:tcPr>
          <w:p w14:paraId="2F8370F5" w14:textId="17A1EFDA" w:rsidR="00BC2B9A" w:rsidRPr="00BC2B9A" w:rsidRDefault="00BC2B9A" w:rsidP="006C67C3">
            <w:pPr>
              <w:pStyle w:val="NoSpacing"/>
              <w:spacing w:line="360" w:lineRule="auto"/>
              <w:jc w:val="left"/>
              <w:rPr>
                <w:sz w:val="22"/>
                <w:szCs w:val="22"/>
              </w:rPr>
            </w:pPr>
            <w:r w:rsidRPr="00BC2B9A">
              <w:rPr>
                <w:sz w:val="22"/>
                <w:szCs w:val="22"/>
              </w:rPr>
              <w:t>NDI</w:t>
            </w:r>
          </w:p>
        </w:tc>
        <w:tc>
          <w:tcPr>
            <w:tcW w:w="1541" w:type="dxa"/>
            <w:tcBorders>
              <w:bottom w:val="single" w:sz="4" w:space="0" w:color="auto"/>
            </w:tcBorders>
            <w:vAlign w:val="bottom"/>
          </w:tcPr>
          <w:p w14:paraId="60912F75" w14:textId="3A7B4202" w:rsidR="00BC2B9A" w:rsidRPr="00BC2B9A" w:rsidRDefault="00BC2B9A" w:rsidP="006C67C3">
            <w:pPr>
              <w:pStyle w:val="NoSpacing"/>
              <w:spacing w:line="360" w:lineRule="auto"/>
              <w:rPr>
                <w:sz w:val="22"/>
                <w:szCs w:val="22"/>
              </w:rPr>
            </w:pPr>
            <w:r w:rsidRPr="00BC2B9A">
              <w:rPr>
                <w:sz w:val="22"/>
                <w:szCs w:val="22"/>
              </w:rPr>
              <w:t>0.01</w:t>
            </w:r>
          </w:p>
        </w:tc>
        <w:tc>
          <w:tcPr>
            <w:tcW w:w="1860" w:type="dxa"/>
            <w:tcBorders>
              <w:bottom w:val="single" w:sz="4" w:space="0" w:color="auto"/>
            </w:tcBorders>
            <w:vAlign w:val="bottom"/>
          </w:tcPr>
          <w:p w14:paraId="3CD68E25" w14:textId="25A008F7" w:rsidR="00BC2B9A" w:rsidRPr="00BC2B9A" w:rsidRDefault="00BC2B9A" w:rsidP="006C67C3">
            <w:pPr>
              <w:pStyle w:val="NoSpacing"/>
              <w:spacing w:line="360" w:lineRule="auto"/>
              <w:rPr>
                <w:sz w:val="22"/>
                <w:szCs w:val="22"/>
              </w:rPr>
            </w:pPr>
            <w:r w:rsidRPr="00BC2B9A">
              <w:rPr>
                <w:sz w:val="22"/>
                <w:szCs w:val="22"/>
              </w:rPr>
              <w:t>0.053</w:t>
            </w:r>
          </w:p>
        </w:tc>
        <w:tc>
          <w:tcPr>
            <w:tcW w:w="1845" w:type="dxa"/>
            <w:tcBorders>
              <w:bottom w:val="single" w:sz="4" w:space="0" w:color="auto"/>
            </w:tcBorders>
            <w:vAlign w:val="bottom"/>
          </w:tcPr>
          <w:p w14:paraId="0E17F7D6" w14:textId="0784B517" w:rsidR="00BC2B9A" w:rsidRPr="00BC2B9A" w:rsidRDefault="00BC2B9A" w:rsidP="006C67C3">
            <w:pPr>
              <w:pStyle w:val="NoSpacing"/>
              <w:spacing w:line="360" w:lineRule="auto"/>
              <w:rPr>
                <w:sz w:val="22"/>
                <w:szCs w:val="22"/>
              </w:rPr>
            </w:pPr>
            <w:r w:rsidRPr="00BC2B9A">
              <w:rPr>
                <w:sz w:val="22"/>
                <w:szCs w:val="22"/>
              </w:rPr>
              <w:t>-0.07</w:t>
            </w:r>
          </w:p>
        </w:tc>
        <w:tc>
          <w:tcPr>
            <w:tcW w:w="1859" w:type="dxa"/>
            <w:tcBorders>
              <w:bottom w:val="single" w:sz="4" w:space="0" w:color="auto"/>
            </w:tcBorders>
            <w:vAlign w:val="bottom"/>
          </w:tcPr>
          <w:p w14:paraId="488B90C7" w14:textId="0923E02B" w:rsidR="00BC2B9A" w:rsidRPr="00BC2B9A" w:rsidRDefault="00BC2B9A" w:rsidP="006C67C3">
            <w:pPr>
              <w:pStyle w:val="NoSpacing"/>
              <w:spacing w:line="360" w:lineRule="auto"/>
              <w:rPr>
                <w:sz w:val="22"/>
                <w:szCs w:val="22"/>
              </w:rPr>
            </w:pPr>
            <w:r w:rsidRPr="00BC2B9A">
              <w:rPr>
                <w:sz w:val="22"/>
                <w:szCs w:val="22"/>
              </w:rPr>
              <w:t>0.21</w:t>
            </w:r>
          </w:p>
        </w:tc>
      </w:tr>
      <w:tr w:rsidR="00BC2B9A" w14:paraId="1A9CB137" w14:textId="77777777" w:rsidTr="00BC2B9A">
        <w:tc>
          <w:tcPr>
            <w:tcW w:w="2245" w:type="dxa"/>
            <w:tcBorders>
              <w:top w:val="single" w:sz="4" w:space="0" w:color="auto"/>
            </w:tcBorders>
            <w:vAlign w:val="bottom"/>
          </w:tcPr>
          <w:p w14:paraId="34C20D55" w14:textId="6B045D4C" w:rsidR="00BC2B9A" w:rsidRPr="006C67C3" w:rsidRDefault="00BC2B9A" w:rsidP="006C67C3">
            <w:pPr>
              <w:pStyle w:val="NoSpacing"/>
              <w:spacing w:line="360" w:lineRule="auto"/>
              <w:jc w:val="left"/>
              <w:rPr>
                <w:sz w:val="22"/>
                <w:szCs w:val="22"/>
                <w:vertAlign w:val="superscript"/>
              </w:rPr>
            </w:pPr>
            <w:r w:rsidRPr="00BC2B9A">
              <w:rPr>
                <w:sz w:val="22"/>
                <w:szCs w:val="22"/>
              </w:rPr>
              <w:t>Total Revenue</w:t>
            </w:r>
            <w:r w:rsidR="006C67C3">
              <w:rPr>
                <w:sz w:val="22"/>
                <w:szCs w:val="22"/>
                <w:vertAlign w:val="superscript"/>
              </w:rPr>
              <w:t>1</w:t>
            </w:r>
          </w:p>
        </w:tc>
        <w:tc>
          <w:tcPr>
            <w:tcW w:w="1541" w:type="dxa"/>
            <w:tcBorders>
              <w:top w:val="single" w:sz="4" w:space="0" w:color="auto"/>
            </w:tcBorders>
            <w:vAlign w:val="bottom"/>
          </w:tcPr>
          <w:p w14:paraId="138653D8" w14:textId="24ACE04D" w:rsidR="00BC2B9A" w:rsidRPr="00BC2B9A" w:rsidRDefault="00BC2B9A" w:rsidP="006C67C3">
            <w:pPr>
              <w:pStyle w:val="NoSpacing"/>
              <w:spacing w:line="360" w:lineRule="auto"/>
              <w:rPr>
                <w:sz w:val="22"/>
                <w:szCs w:val="22"/>
              </w:rPr>
            </w:pPr>
            <w:r w:rsidRPr="00BC2B9A">
              <w:rPr>
                <w:sz w:val="22"/>
                <w:szCs w:val="22"/>
              </w:rPr>
              <w:t>3</w:t>
            </w:r>
            <w:ins w:id="96" w:author="Robert Fischer" w:date="2022-10-08T15:58:00Z">
              <w:r w:rsidR="00DD01BB">
                <w:rPr>
                  <w:sz w:val="22"/>
                  <w:szCs w:val="22"/>
                </w:rPr>
                <w:t>,</w:t>
              </w:r>
            </w:ins>
            <w:r w:rsidRPr="00BC2B9A">
              <w:rPr>
                <w:sz w:val="22"/>
                <w:szCs w:val="22"/>
              </w:rPr>
              <w:t>903.89</w:t>
            </w:r>
          </w:p>
        </w:tc>
        <w:tc>
          <w:tcPr>
            <w:tcW w:w="1860" w:type="dxa"/>
            <w:tcBorders>
              <w:top w:val="single" w:sz="4" w:space="0" w:color="auto"/>
            </w:tcBorders>
            <w:vAlign w:val="bottom"/>
          </w:tcPr>
          <w:p w14:paraId="234B3068" w14:textId="1C0E8D3C" w:rsidR="00BC2B9A" w:rsidRPr="00BC2B9A" w:rsidRDefault="00BC2B9A" w:rsidP="006C67C3">
            <w:pPr>
              <w:pStyle w:val="NoSpacing"/>
              <w:spacing w:line="360" w:lineRule="auto"/>
              <w:rPr>
                <w:sz w:val="22"/>
                <w:szCs w:val="22"/>
              </w:rPr>
            </w:pPr>
            <w:r w:rsidRPr="00BC2B9A">
              <w:rPr>
                <w:sz w:val="22"/>
                <w:szCs w:val="22"/>
              </w:rPr>
              <w:t>41</w:t>
            </w:r>
            <w:ins w:id="97" w:author="Robert Fischer" w:date="2022-10-08T15:58:00Z">
              <w:r w:rsidR="00DD01BB">
                <w:rPr>
                  <w:sz w:val="22"/>
                  <w:szCs w:val="22"/>
                </w:rPr>
                <w:t>,</w:t>
              </w:r>
            </w:ins>
            <w:r w:rsidRPr="00BC2B9A">
              <w:rPr>
                <w:sz w:val="22"/>
                <w:szCs w:val="22"/>
              </w:rPr>
              <w:t>003.48</w:t>
            </w:r>
          </w:p>
        </w:tc>
        <w:tc>
          <w:tcPr>
            <w:tcW w:w="1845" w:type="dxa"/>
            <w:tcBorders>
              <w:top w:val="single" w:sz="4" w:space="0" w:color="auto"/>
            </w:tcBorders>
            <w:vAlign w:val="bottom"/>
          </w:tcPr>
          <w:p w14:paraId="168CBC55" w14:textId="51BEF798" w:rsidR="00BC2B9A" w:rsidRPr="00BC2B9A" w:rsidRDefault="00BC2B9A" w:rsidP="006C67C3">
            <w:pPr>
              <w:pStyle w:val="NoSpacing"/>
              <w:spacing w:line="360" w:lineRule="auto"/>
              <w:rPr>
                <w:sz w:val="22"/>
                <w:szCs w:val="22"/>
              </w:rPr>
            </w:pPr>
            <w:r w:rsidRPr="00BC2B9A">
              <w:rPr>
                <w:sz w:val="22"/>
                <w:szCs w:val="22"/>
              </w:rPr>
              <w:t>0</w:t>
            </w:r>
          </w:p>
        </w:tc>
        <w:tc>
          <w:tcPr>
            <w:tcW w:w="1859" w:type="dxa"/>
            <w:tcBorders>
              <w:top w:val="single" w:sz="4" w:space="0" w:color="auto"/>
            </w:tcBorders>
            <w:vAlign w:val="bottom"/>
          </w:tcPr>
          <w:p w14:paraId="3021C559" w14:textId="2F3BD025" w:rsidR="00BC2B9A" w:rsidRPr="00BC2B9A" w:rsidRDefault="00BC2B9A" w:rsidP="006C67C3">
            <w:pPr>
              <w:pStyle w:val="NoSpacing"/>
              <w:spacing w:line="360" w:lineRule="auto"/>
              <w:rPr>
                <w:sz w:val="22"/>
                <w:szCs w:val="22"/>
              </w:rPr>
            </w:pPr>
            <w:r w:rsidRPr="00BC2B9A">
              <w:rPr>
                <w:sz w:val="22"/>
                <w:szCs w:val="22"/>
              </w:rPr>
              <w:t>754</w:t>
            </w:r>
            <w:ins w:id="98" w:author="Robert Fischer" w:date="2022-10-08T15:58:00Z">
              <w:r w:rsidR="00DD01BB">
                <w:rPr>
                  <w:sz w:val="22"/>
                  <w:szCs w:val="22"/>
                </w:rPr>
                <w:t>,</w:t>
              </w:r>
            </w:ins>
            <w:r w:rsidRPr="00BC2B9A">
              <w:rPr>
                <w:sz w:val="22"/>
                <w:szCs w:val="22"/>
              </w:rPr>
              <w:t>438.30</w:t>
            </w:r>
          </w:p>
        </w:tc>
      </w:tr>
      <w:tr w:rsidR="00BC2B9A" w14:paraId="25ADC4A5" w14:textId="77777777" w:rsidTr="00BC2B9A">
        <w:tc>
          <w:tcPr>
            <w:tcW w:w="2245" w:type="dxa"/>
            <w:vAlign w:val="bottom"/>
          </w:tcPr>
          <w:p w14:paraId="08474235" w14:textId="5E547036" w:rsidR="00BC2B9A" w:rsidRPr="00BC2B9A" w:rsidRDefault="00BC2B9A" w:rsidP="006C67C3">
            <w:pPr>
              <w:pStyle w:val="NoSpacing"/>
              <w:spacing w:line="360" w:lineRule="auto"/>
              <w:jc w:val="left"/>
              <w:rPr>
                <w:sz w:val="22"/>
                <w:szCs w:val="22"/>
              </w:rPr>
            </w:pPr>
            <w:r w:rsidRPr="00BC2B9A">
              <w:rPr>
                <w:sz w:val="22"/>
                <w:szCs w:val="22"/>
              </w:rPr>
              <w:t>Nonprofit Density</w:t>
            </w:r>
          </w:p>
        </w:tc>
        <w:tc>
          <w:tcPr>
            <w:tcW w:w="1541" w:type="dxa"/>
            <w:vAlign w:val="bottom"/>
          </w:tcPr>
          <w:p w14:paraId="30C399B6" w14:textId="7EE9FB93" w:rsidR="00BC2B9A" w:rsidRPr="00BC2B9A" w:rsidRDefault="00BC2B9A" w:rsidP="006C67C3">
            <w:pPr>
              <w:pStyle w:val="NoSpacing"/>
              <w:spacing w:line="360" w:lineRule="auto"/>
              <w:rPr>
                <w:sz w:val="22"/>
                <w:szCs w:val="22"/>
              </w:rPr>
            </w:pPr>
            <w:r w:rsidRPr="00BC2B9A">
              <w:rPr>
                <w:sz w:val="22"/>
                <w:szCs w:val="22"/>
              </w:rPr>
              <w:t>8.58</w:t>
            </w:r>
          </w:p>
        </w:tc>
        <w:tc>
          <w:tcPr>
            <w:tcW w:w="1860" w:type="dxa"/>
            <w:vAlign w:val="bottom"/>
          </w:tcPr>
          <w:p w14:paraId="5AECA645" w14:textId="3A0AF359" w:rsidR="00BC2B9A" w:rsidRPr="00BC2B9A" w:rsidRDefault="00BC2B9A" w:rsidP="006C67C3">
            <w:pPr>
              <w:pStyle w:val="NoSpacing"/>
              <w:spacing w:line="360" w:lineRule="auto"/>
              <w:rPr>
                <w:sz w:val="22"/>
                <w:szCs w:val="22"/>
              </w:rPr>
            </w:pPr>
            <w:r w:rsidRPr="00BC2B9A">
              <w:rPr>
                <w:sz w:val="22"/>
                <w:szCs w:val="22"/>
              </w:rPr>
              <w:t>24.66</w:t>
            </w:r>
          </w:p>
        </w:tc>
        <w:tc>
          <w:tcPr>
            <w:tcW w:w="1845" w:type="dxa"/>
            <w:vAlign w:val="bottom"/>
          </w:tcPr>
          <w:p w14:paraId="43B38606" w14:textId="4A409462"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59296FAA" w14:textId="45A430CB" w:rsidR="00BC2B9A" w:rsidRPr="00BC2B9A" w:rsidRDefault="00BC2B9A" w:rsidP="006C67C3">
            <w:pPr>
              <w:pStyle w:val="NoSpacing"/>
              <w:spacing w:line="360" w:lineRule="auto"/>
              <w:rPr>
                <w:sz w:val="22"/>
                <w:szCs w:val="22"/>
              </w:rPr>
            </w:pPr>
            <w:r w:rsidRPr="00BC2B9A">
              <w:rPr>
                <w:sz w:val="22"/>
                <w:szCs w:val="22"/>
              </w:rPr>
              <w:t>455.00</w:t>
            </w:r>
          </w:p>
        </w:tc>
      </w:tr>
      <w:tr w:rsidR="00BC2B9A" w14:paraId="36229B20" w14:textId="77777777" w:rsidTr="00BC2B9A">
        <w:tc>
          <w:tcPr>
            <w:tcW w:w="2245" w:type="dxa"/>
            <w:vAlign w:val="bottom"/>
          </w:tcPr>
          <w:p w14:paraId="165DB966" w14:textId="46DE4575" w:rsidR="00BC2B9A" w:rsidRPr="00BC2B9A" w:rsidRDefault="00BC2B9A" w:rsidP="006C67C3">
            <w:pPr>
              <w:pStyle w:val="NoSpacing"/>
              <w:spacing w:line="360" w:lineRule="auto"/>
              <w:jc w:val="left"/>
              <w:rPr>
                <w:sz w:val="22"/>
                <w:szCs w:val="22"/>
              </w:rPr>
            </w:pPr>
            <w:r w:rsidRPr="00BC2B9A">
              <w:rPr>
                <w:sz w:val="22"/>
                <w:szCs w:val="22"/>
              </w:rPr>
              <w:t>Human services</w:t>
            </w:r>
          </w:p>
        </w:tc>
        <w:tc>
          <w:tcPr>
            <w:tcW w:w="1541" w:type="dxa"/>
            <w:vAlign w:val="bottom"/>
          </w:tcPr>
          <w:p w14:paraId="249E2E29" w14:textId="716536FA" w:rsidR="00BC2B9A" w:rsidRPr="00BC2B9A" w:rsidRDefault="00BC2B9A" w:rsidP="006C67C3">
            <w:pPr>
              <w:pStyle w:val="NoSpacing"/>
              <w:spacing w:line="360" w:lineRule="auto"/>
              <w:rPr>
                <w:sz w:val="22"/>
                <w:szCs w:val="22"/>
              </w:rPr>
            </w:pPr>
            <w:r w:rsidRPr="00BC2B9A">
              <w:rPr>
                <w:sz w:val="22"/>
                <w:szCs w:val="22"/>
              </w:rPr>
              <w:t>2.40</w:t>
            </w:r>
          </w:p>
        </w:tc>
        <w:tc>
          <w:tcPr>
            <w:tcW w:w="1860" w:type="dxa"/>
            <w:vAlign w:val="bottom"/>
          </w:tcPr>
          <w:p w14:paraId="635DA5E5" w14:textId="6DFAA9B5" w:rsidR="00BC2B9A" w:rsidRPr="00BC2B9A" w:rsidRDefault="00BC2B9A" w:rsidP="006C67C3">
            <w:pPr>
              <w:pStyle w:val="NoSpacing"/>
              <w:spacing w:line="360" w:lineRule="auto"/>
              <w:rPr>
                <w:sz w:val="22"/>
                <w:szCs w:val="22"/>
              </w:rPr>
            </w:pPr>
            <w:r w:rsidRPr="00BC2B9A">
              <w:rPr>
                <w:sz w:val="22"/>
                <w:szCs w:val="22"/>
              </w:rPr>
              <w:t>3.84</w:t>
            </w:r>
          </w:p>
        </w:tc>
        <w:tc>
          <w:tcPr>
            <w:tcW w:w="1845" w:type="dxa"/>
            <w:vAlign w:val="bottom"/>
          </w:tcPr>
          <w:p w14:paraId="1AB23B94" w14:textId="7CB48158"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42A45A22" w14:textId="1A7CA134" w:rsidR="00BC2B9A" w:rsidRPr="00BC2B9A" w:rsidRDefault="00BC2B9A" w:rsidP="006C67C3">
            <w:pPr>
              <w:pStyle w:val="NoSpacing"/>
              <w:spacing w:line="360" w:lineRule="auto"/>
              <w:rPr>
                <w:sz w:val="22"/>
                <w:szCs w:val="22"/>
              </w:rPr>
            </w:pPr>
            <w:r w:rsidRPr="00BC2B9A">
              <w:rPr>
                <w:sz w:val="22"/>
                <w:szCs w:val="22"/>
              </w:rPr>
              <w:t>37.00</w:t>
            </w:r>
          </w:p>
        </w:tc>
      </w:tr>
      <w:tr w:rsidR="00BC2B9A" w14:paraId="47430E57" w14:textId="77777777" w:rsidTr="00BC2B9A">
        <w:tc>
          <w:tcPr>
            <w:tcW w:w="2245" w:type="dxa"/>
            <w:vAlign w:val="bottom"/>
          </w:tcPr>
          <w:p w14:paraId="68A5ED1E" w14:textId="2A0FC96F" w:rsidR="00BC2B9A" w:rsidRPr="00BC2B9A" w:rsidRDefault="00BC2B9A" w:rsidP="006C67C3">
            <w:pPr>
              <w:pStyle w:val="NoSpacing"/>
              <w:spacing w:line="360" w:lineRule="auto"/>
              <w:jc w:val="left"/>
              <w:rPr>
                <w:sz w:val="22"/>
                <w:szCs w:val="22"/>
              </w:rPr>
            </w:pPr>
            <w:r w:rsidRPr="00BC2B9A">
              <w:rPr>
                <w:sz w:val="22"/>
                <w:szCs w:val="22"/>
              </w:rPr>
              <w:t>Education</w:t>
            </w:r>
          </w:p>
        </w:tc>
        <w:tc>
          <w:tcPr>
            <w:tcW w:w="1541" w:type="dxa"/>
            <w:vAlign w:val="bottom"/>
          </w:tcPr>
          <w:p w14:paraId="40869794" w14:textId="7611D582" w:rsidR="00BC2B9A" w:rsidRPr="00BC2B9A" w:rsidRDefault="00BC2B9A" w:rsidP="006C67C3">
            <w:pPr>
              <w:pStyle w:val="NoSpacing"/>
              <w:spacing w:line="360" w:lineRule="auto"/>
              <w:rPr>
                <w:sz w:val="22"/>
                <w:szCs w:val="22"/>
              </w:rPr>
            </w:pPr>
            <w:r w:rsidRPr="00BC2B9A">
              <w:rPr>
                <w:sz w:val="22"/>
                <w:szCs w:val="22"/>
              </w:rPr>
              <w:t>1.26</w:t>
            </w:r>
          </w:p>
        </w:tc>
        <w:tc>
          <w:tcPr>
            <w:tcW w:w="1860" w:type="dxa"/>
            <w:vAlign w:val="bottom"/>
          </w:tcPr>
          <w:p w14:paraId="0671D007" w14:textId="6117ED62" w:rsidR="00BC2B9A" w:rsidRPr="00BC2B9A" w:rsidRDefault="00BC2B9A" w:rsidP="006C67C3">
            <w:pPr>
              <w:pStyle w:val="NoSpacing"/>
              <w:spacing w:line="360" w:lineRule="auto"/>
              <w:rPr>
                <w:sz w:val="22"/>
                <w:szCs w:val="22"/>
              </w:rPr>
            </w:pPr>
            <w:r w:rsidRPr="00BC2B9A">
              <w:rPr>
                <w:sz w:val="22"/>
                <w:szCs w:val="22"/>
              </w:rPr>
              <w:t>3.83</w:t>
            </w:r>
          </w:p>
        </w:tc>
        <w:tc>
          <w:tcPr>
            <w:tcW w:w="1845" w:type="dxa"/>
            <w:vAlign w:val="bottom"/>
          </w:tcPr>
          <w:p w14:paraId="5746460D" w14:textId="6AE8F95A"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3DFA52B0" w14:textId="0CD85C74" w:rsidR="00BC2B9A" w:rsidRPr="00BC2B9A" w:rsidRDefault="00BC2B9A" w:rsidP="006C67C3">
            <w:pPr>
              <w:pStyle w:val="NoSpacing"/>
              <w:spacing w:line="360" w:lineRule="auto"/>
              <w:rPr>
                <w:sz w:val="22"/>
                <w:szCs w:val="22"/>
              </w:rPr>
            </w:pPr>
            <w:r w:rsidRPr="00BC2B9A">
              <w:rPr>
                <w:sz w:val="22"/>
                <w:szCs w:val="22"/>
              </w:rPr>
              <w:t>69.00</w:t>
            </w:r>
          </w:p>
        </w:tc>
      </w:tr>
      <w:tr w:rsidR="00BC2B9A" w14:paraId="6FD98CEF" w14:textId="77777777" w:rsidTr="00BC2B9A">
        <w:tc>
          <w:tcPr>
            <w:tcW w:w="2245" w:type="dxa"/>
            <w:vAlign w:val="bottom"/>
          </w:tcPr>
          <w:p w14:paraId="728A08BA" w14:textId="63A7EAEB" w:rsidR="00BC2B9A" w:rsidRPr="00BC2B9A" w:rsidRDefault="00BC2B9A" w:rsidP="006C67C3">
            <w:pPr>
              <w:pStyle w:val="NoSpacing"/>
              <w:spacing w:line="360" w:lineRule="auto"/>
              <w:jc w:val="left"/>
              <w:rPr>
                <w:sz w:val="22"/>
                <w:szCs w:val="22"/>
              </w:rPr>
            </w:pPr>
            <w:r w:rsidRPr="00BC2B9A">
              <w:rPr>
                <w:sz w:val="22"/>
                <w:szCs w:val="22"/>
              </w:rPr>
              <w:t>Public</w:t>
            </w:r>
          </w:p>
        </w:tc>
        <w:tc>
          <w:tcPr>
            <w:tcW w:w="1541" w:type="dxa"/>
            <w:vAlign w:val="bottom"/>
          </w:tcPr>
          <w:p w14:paraId="347DC1B4" w14:textId="11CEF550" w:rsidR="00BC2B9A" w:rsidRPr="00BC2B9A" w:rsidRDefault="00BC2B9A" w:rsidP="006C67C3">
            <w:pPr>
              <w:pStyle w:val="NoSpacing"/>
              <w:spacing w:line="360" w:lineRule="auto"/>
              <w:rPr>
                <w:sz w:val="22"/>
                <w:szCs w:val="22"/>
              </w:rPr>
            </w:pPr>
            <w:r w:rsidRPr="00BC2B9A">
              <w:rPr>
                <w:sz w:val="22"/>
                <w:szCs w:val="22"/>
              </w:rPr>
              <w:t>1.27</w:t>
            </w:r>
          </w:p>
        </w:tc>
        <w:tc>
          <w:tcPr>
            <w:tcW w:w="1860" w:type="dxa"/>
            <w:vAlign w:val="bottom"/>
          </w:tcPr>
          <w:p w14:paraId="577CF33A" w14:textId="22639355" w:rsidR="00BC2B9A" w:rsidRPr="00BC2B9A" w:rsidRDefault="00BC2B9A" w:rsidP="006C67C3">
            <w:pPr>
              <w:pStyle w:val="NoSpacing"/>
              <w:spacing w:line="360" w:lineRule="auto"/>
              <w:rPr>
                <w:sz w:val="22"/>
                <w:szCs w:val="22"/>
              </w:rPr>
            </w:pPr>
            <w:r w:rsidRPr="00BC2B9A">
              <w:rPr>
                <w:sz w:val="22"/>
                <w:szCs w:val="22"/>
              </w:rPr>
              <w:t>3.24</w:t>
            </w:r>
          </w:p>
        </w:tc>
        <w:tc>
          <w:tcPr>
            <w:tcW w:w="1845" w:type="dxa"/>
            <w:vAlign w:val="bottom"/>
          </w:tcPr>
          <w:p w14:paraId="6F8BD3EE" w14:textId="4BC6C954"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624E45D3" w14:textId="50E4267D" w:rsidR="00BC2B9A" w:rsidRPr="00BC2B9A" w:rsidRDefault="00BC2B9A" w:rsidP="006C67C3">
            <w:pPr>
              <w:pStyle w:val="NoSpacing"/>
              <w:spacing w:line="360" w:lineRule="auto"/>
              <w:rPr>
                <w:sz w:val="22"/>
                <w:szCs w:val="22"/>
              </w:rPr>
            </w:pPr>
            <w:r w:rsidRPr="00BC2B9A">
              <w:rPr>
                <w:sz w:val="22"/>
                <w:szCs w:val="22"/>
              </w:rPr>
              <w:t>58.00</w:t>
            </w:r>
          </w:p>
        </w:tc>
      </w:tr>
      <w:tr w:rsidR="00BC2B9A" w14:paraId="4BF85CA8" w14:textId="77777777" w:rsidTr="00BC2B9A">
        <w:tc>
          <w:tcPr>
            <w:tcW w:w="2245" w:type="dxa"/>
            <w:vAlign w:val="bottom"/>
          </w:tcPr>
          <w:p w14:paraId="0800B280" w14:textId="2A583362" w:rsidR="00BC2B9A" w:rsidRPr="00BC2B9A" w:rsidRDefault="00BC2B9A" w:rsidP="006C67C3">
            <w:pPr>
              <w:pStyle w:val="NoSpacing"/>
              <w:spacing w:line="360" w:lineRule="auto"/>
              <w:jc w:val="left"/>
              <w:rPr>
                <w:sz w:val="22"/>
                <w:szCs w:val="22"/>
              </w:rPr>
            </w:pPr>
            <w:r w:rsidRPr="00BC2B9A">
              <w:rPr>
                <w:sz w:val="22"/>
                <w:szCs w:val="22"/>
              </w:rPr>
              <w:t xml:space="preserve">Religious </w:t>
            </w:r>
          </w:p>
        </w:tc>
        <w:tc>
          <w:tcPr>
            <w:tcW w:w="1541" w:type="dxa"/>
            <w:vAlign w:val="bottom"/>
          </w:tcPr>
          <w:p w14:paraId="1DCC8DC7" w14:textId="5DD97140" w:rsidR="00BC2B9A" w:rsidRPr="00BC2B9A" w:rsidRDefault="00BC2B9A" w:rsidP="006C67C3">
            <w:pPr>
              <w:pStyle w:val="NoSpacing"/>
              <w:spacing w:line="360" w:lineRule="auto"/>
              <w:rPr>
                <w:sz w:val="22"/>
                <w:szCs w:val="22"/>
              </w:rPr>
            </w:pPr>
            <w:r w:rsidRPr="00BC2B9A">
              <w:rPr>
                <w:sz w:val="22"/>
                <w:szCs w:val="22"/>
              </w:rPr>
              <w:t>0.54</w:t>
            </w:r>
          </w:p>
        </w:tc>
        <w:tc>
          <w:tcPr>
            <w:tcW w:w="1860" w:type="dxa"/>
            <w:vAlign w:val="bottom"/>
          </w:tcPr>
          <w:p w14:paraId="4B67C463" w14:textId="012B9EE2" w:rsidR="00BC2B9A" w:rsidRPr="00BC2B9A" w:rsidRDefault="00BC2B9A" w:rsidP="006C67C3">
            <w:pPr>
              <w:pStyle w:val="NoSpacing"/>
              <w:spacing w:line="360" w:lineRule="auto"/>
              <w:rPr>
                <w:sz w:val="22"/>
                <w:szCs w:val="22"/>
              </w:rPr>
            </w:pPr>
            <w:r w:rsidRPr="00BC2B9A">
              <w:rPr>
                <w:sz w:val="22"/>
                <w:szCs w:val="22"/>
              </w:rPr>
              <w:t>3.25</w:t>
            </w:r>
          </w:p>
        </w:tc>
        <w:tc>
          <w:tcPr>
            <w:tcW w:w="1845" w:type="dxa"/>
            <w:vAlign w:val="bottom"/>
          </w:tcPr>
          <w:p w14:paraId="66E5F389" w14:textId="0BF7E068"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1EBCCC5A" w14:textId="3F634DE4" w:rsidR="00BC2B9A" w:rsidRPr="00BC2B9A" w:rsidRDefault="00BC2B9A" w:rsidP="006C67C3">
            <w:pPr>
              <w:pStyle w:val="NoSpacing"/>
              <w:spacing w:line="360" w:lineRule="auto"/>
              <w:rPr>
                <w:sz w:val="22"/>
                <w:szCs w:val="22"/>
              </w:rPr>
            </w:pPr>
            <w:r w:rsidRPr="00BC2B9A">
              <w:rPr>
                <w:sz w:val="22"/>
                <w:szCs w:val="22"/>
              </w:rPr>
              <w:t>63.00</w:t>
            </w:r>
          </w:p>
        </w:tc>
      </w:tr>
      <w:tr w:rsidR="00BC2B9A" w14:paraId="5F7C2A11" w14:textId="77777777" w:rsidTr="00BC2B9A">
        <w:tc>
          <w:tcPr>
            <w:tcW w:w="2245" w:type="dxa"/>
            <w:vAlign w:val="bottom"/>
          </w:tcPr>
          <w:p w14:paraId="64733DBB" w14:textId="06ED5C6C" w:rsidR="00BC2B9A" w:rsidRPr="00BC2B9A" w:rsidRDefault="00BC2B9A" w:rsidP="006C67C3">
            <w:pPr>
              <w:pStyle w:val="NoSpacing"/>
              <w:spacing w:line="360" w:lineRule="auto"/>
              <w:jc w:val="left"/>
              <w:rPr>
                <w:sz w:val="22"/>
                <w:szCs w:val="22"/>
              </w:rPr>
            </w:pPr>
            <w:r w:rsidRPr="00BC2B9A">
              <w:rPr>
                <w:sz w:val="22"/>
                <w:szCs w:val="22"/>
              </w:rPr>
              <w:t>Arts</w:t>
            </w:r>
          </w:p>
        </w:tc>
        <w:tc>
          <w:tcPr>
            <w:tcW w:w="1541" w:type="dxa"/>
            <w:vAlign w:val="bottom"/>
          </w:tcPr>
          <w:p w14:paraId="34140EEB" w14:textId="4C6E67A7" w:rsidR="00BC2B9A" w:rsidRPr="00BC2B9A" w:rsidRDefault="00BC2B9A" w:rsidP="006C67C3">
            <w:pPr>
              <w:pStyle w:val="NoSpacing"/>
              <w:spacing w:line="360" w:lineRule="auto"/>
              <w:rPr>
                <w:sz w:val="22"/>
                <w:szCs w:val="22"/>
              </w:rPr>
            </w:pPr>
            <w:r w:rsidRPr="00BC2B9A">
              <w:rPr>
                <w:sz w:val="22"/>
                <w:szCs w:val="22"/>
              </w:rPr>
              <w:t>1.71</w:t>
            </w:r>
          </w:p>
        </w:tc>
        <w:tc>
          <w:tcPr>
            <w:tcW w:w="1860" w:type="dxa"/>
            <w:vAlign w:val="bottom"/>
          </w:tcPr>
          <w:p w14:paraId="008D1B00" w14:textId="40D88FF9" w:rsidR="00BC2B9A" w:rsidRPr="00BC2B9A" w:rsidRDefault="00BC2B9A" w:rsidP="006C67C3">
            <w:pPr>
              <w:pStyle w:val="NoSpacing"/>
              <w:spacing w:line="360" w:lineRule="auto"/>
              <w:rPr>
                <w:sz w:val="22"/>
                <w:szCs w:val="22"/>
              </w:rPr>
            </w:pPr>
            <w:r w:rsidRPr="00BC2B9A">
              <w:rPr>
                <w:sz w:val="22"/>
                <w:szCs w:val="22"/>
              </w:rPr>
              <w:t>18.21</w:t>
            </w:r>
          </w:p>
        </w:tc>
        <w:tc>
          <w:tcPr>
            <w:tcW w:w="1845" w:type="dxa"/>
            <w:vAlign w:val="bottom"/>
          </w:tcPr>
          <w:p w14:paraId="4051895F" w14:textId="28F39E8F"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130FC819" w14:textId="49CE49DB" w:rsidR="00BC2B9A" w:rsidRPr="00BC2B9A" w:rsidRDefault="00BC2B9A" w:rsidP="006C67C3">
            <w:pPr>
              <w:pStyle w:val="NoSpacing"/>
              <w:spacing w:line="360" w:lineRule="auto"/>
              <w:rPr>
                <w:sz w:val="22"/>
                <w:szCs w:val="22"/>
              </w:rPr>
            </w:pPr>
            <w:r w:rsidRPr="00BC2B9A">
              <w:rPr>
                <w:sz w:val="22"/>
                <w:szCs w:val="22"/>
              </w:rPr>
              <w:t>383.00</w:t>
            </w:r>
          </w:p>
        </w:tc>
      </w:tr>
      <w:tr w:rsidR="00BC2B9A" w14:paraId="1A9DEFED" w14:textId="77777777" w:rsidTr="00BC2B9A">
        <w:tc>
          <w:tcPr>
            <w:tcW w:w="2245" w:type="dxa"/>
            <w:vAlign w:val="bottom"/>
          </w:tcPr>
          <w:p w14:paraId="3966B6DA" w14:textId="6646E9C7" w:rsidR="00BC2B9A" w:rsidRPr="00BC2B9A" w:rsidRDefault="00BC2B9A" w:rsidP="006C67C3">
            <w:pPr>
              <w:pStyle w:val="NoSpacing"/>
              <w:spacing w:line="360" w:lineRule="auto"/>
              <w:jc w:val="left"/>
              <w:rPr>
                <w:sz w:val="22"/>
                <w:szCs w:val="22"/>
              </w:rPr>
            </w:pPr>
            <w:r w:rsidRPr="00BC2B9A">
              <w:rPr>
                <w:sz w:val="22"/>
                <w:szCs w:val="22"/>
              </w:rPr>
              <w:t>Health</w:t>
            </w:r>
          </w:p>
        </w:tc>
        <w:tc>
          <w:tcPr>
            <w:tcW w:w="1541" w:type="dxa"/>
            <w:vAlign w:val="bottom"/>
          </w:tcPr>
          <w:p w14:paraId="34819985" w14:textId="20649F0B" w:rsidR="00BC2B9A" w:rsidRPr="00BC2B9A" w:rsidRDefault="00BC2B9A" w:rsidP="006C67C3">
            <w:pPr>
              <w:pStyle w:val="NoSpacing"/>
              <w:spacing w:line="360" w:lineRule="auto"/>
              <w:rPr>
                <w:sz w:val="22"/>
                <w:szCs w:val="22"/>
              </w:rPr>
            </w:pPr>
            <w:r w:rsidRPr="00BC2B9A">
              <w:rPr>
                <w:sz w:val="22"/>
                <w:szCs w:val="22"/>
              </w:rPr>
              <w:t>0.56</w:t>
            </w:r>
          </w:p>
        </w:tc>
        <w:tc>
          <w:tcPr>
            <w:tcW w:w="1860" w:type="dxa"/>
            <w:vAlign w:val="bottom"/>
          </w:tcPr>
          <w:p w14:paraId="6AEB525D" w14:textId="384EC496" w:rsidR="00BC2B9A" w:rsidRPr="00BC2B9A" w:rsidRDefault="00BC2B9A" w:rsidP="006C67C3">
            <w:pPr>
              <w:pStyle w:val="NoSpacing"/>
              <w:spacing w:line="360" w:lineRule="auto"/>
              <w:rPr>
                <w:sz w:val="22"/>
                <w:szCs w:val="22"/>
              </w:rPr>
            </w:pPr>
            <w:r w:rsidRPr="00BC2B9A">
              <w:rPr>
                <w:sz w:val="22"/>
                <w:szCs w:val="22"/>
              </w:rPr>
              <w:t>1.36</w:t>
            </w:r>
          </w:p>
        </w:tc>
        <w:tc>
          <w:tcPr>
            <w:tcW w:w="1845" w:type="dxa"/>
            <w:vAlign w:val="bottom"/>
          </w:tcPr>
          <w:p w14:paraId="60C3ABD3" w14:textId="3FB871AB"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4DA3A92D" w14:textId="57815530" w:rsidR="00BC2B9A" w:rsidRPr="00BC2B9A" w:rsidRDefault="00BC2B9A" w:rsidP="006C67C3">
            <w:pPr>
              <w:pStyle w:val="NoSpacing"/>
              <w:spacing w:line="360" w:lineRule="auto"/>
              <w:rPr>
                <w:sz w:val="22"/>
                <w:szCs w:val="22"/>
              </w:rPr>
            </w:pPr>
            <w:r w:rsidRPr="00BC2B9A">
              <w:rPr>
                <w:sz w:val="22"/>
                <w:szCs w:val="22"/>
              </w:rPr>
              <w:t>11.00</w:t>
            </w:r>
          </w:p>
        </w:tc>
      </w:tr>
      <w:tr w:rsidR="00BC2B9A" w14:paraId="36DF7A25" w14:textId="77777777" w:rsidTr="00BC2B9A">
        <w:tc>
          <w:tcPr>
            <w:tcW w:w="2245" w:type="dxa"/>
            <w:tcBorders>
              <w:bottom w:val="single" w:sz="4" w:space="0" w:color="auto"/>
            </w:tcBorders>
            <w:vAlign w:val="bottom"/>
          </w:tcPr>
          <w:p w14:paraId="061AE3A3" w14:textId="4D5A34AB" w:rsidR="00BC2B9A" w:rsidRPr="00BC2B9A" w:rsidRDefault="00BC2B9A" w:rsidP="006C67C3">
            <w:pPr>
              <w:pStyle w:val="NoSpacing"/>
              <w:spacing w:line="360" w:lineRule="auto"/>
              <w:jc w:val="left"/>
              <w:rPr>
                <w:sz w:val="22"/>
                <w:szCs w:val="22"/>
              </w:rPr>
            </w:pPr>
            <w:r w:rsidRPr="00BC2B9A">
              <w:rPr>
                <w:sz w:val="22"/>
                <w:szCs w:val="22"/>
              </w:rPr>
              <w:t>Other</w:t>
            </w:r>
          </w:p>
        </w:tc>
        <w:tc>
          <w:tcPr>
            <w:tcW w:w="1541" w:type="dxa"/>
            <w:tcBorders>
              <w:bottom w:val="single" w:sz="4" w:space="0" w:color="auto"/>
            </w:tcBorders>
            <w:vAlign w:val="bottom"/>
          </w:tcPr>
          <w:p w14:paraId="509B99F0" w14:textId="18A36049" w:rsidR="00BC2B9A" w:rsidRPr="00BC2B9A" w:rsidRDefault="00BC2B9A" w:rsidP="006C67C3">
            <w:pPr>
              <w:pStyle w:val="NoSpacing"/>
              <w:spacing w:line="360" w:lineRule="auto"/>
              <w:rPr>
                <w:sz w:val="22"/>
                <w:szCs w:val="22"/>
              </w:rPr>
            </w:pPr>
            <w:r w:rsidRPr="00BC2B9A">
              <w:rPr>
                <w:sz w:val="22"/>
                <w:szCs w:val="22"/>
              </w:rPr>
              <w:t>2.11</w:t>
            </w:r>
          </w:p>
        </w:tc>
        <w:tc>
          <w:tcPr>
            <w:tcW w:w="1860" w:type="dxa"/>
            <w:tcBorders>
              <w:bottom w:val="single" w:sz="4" w:space="0" w:color="auto"/>
            </w:tcBorders>
            <w:vAlign w:val="bottom"/>
          </w:tcPr>
          <w:p w14:paraId="7C6D6F17" w14:textId="4EB19408" w:rsidR="00BC2B9A" w:rsidRPr="00BC2B9A" w:rsidRDefault="00BC2B9A" w:rsidP="006C67C3">
            <w:pPr>
              <w:pStyle w:val="NoSpacing"/>
              <w:spacing w:line="360" w:lineRule="auto"/>
              <w:rPr>
                <w:sz w:val="22"/>
                <w:szCs w:val="22"/>
              </w:rPr>
            </w:pPr>
            <w:r w:rsidRPr="00BC2B9A">
              <w:rPr>
                <w:sz w:val="22"/>
                <w:szCs w:val="22"/>
              </w:rPr>
              <w:t>4.48</w:t>
            </w:r>
          </w:p>
        </w:tc>
        <w:tc>
          <w:tcPr>
            <w:tcW w:w="1845" w:type="dxa"/>
            <w:tcBorders>
              <w:bottom w:val="single" w:sz="4" w:space="0" w:color="auto"/>
            </w:tcBorders>
            <w:vAlign w:val="bottom"/>
          </w:tcPr>
          <w:p w14:paraId="0D4BBC92" w14:textId="0D88C3A3" w:rsidR="00BC2B9A" w:rsidRPr="00BC2B9A" w:rsidRDefault="00BC2B9A" w:rsidP="006C67C3">
            <w:pPr>
              <w:pStyle w:val="NoSpacing"/>
              <w:spacing w:line="360" w:lineRule="auto"/>
              <w:rPr>
                <w:sz w:val="22"/>
                <w:szCs w:val="22"/>
              </w:rPr>
            </w:pPr>
            <w:r w:rsidRPr="00BC2B9A">
              <w:rPr>
                <w:sz w:val="22"/>
                <w:szCs w:val="22"/>
              </w:rPr>
              <w:t>0</w:t>
            </w:r>
          </w:p>
        </w:tc>
        <w:tc>
          <w:tcPr>
            <w:tcW w:w="1859" w:type="dxa"/>
            <w:tcBorders>
              <w:bottom w:val="single" w:sz="4" w:space="0" w:color="auto"/>
            </w:tcBorders>
            <w:vAlign w:val="bottom"/>
          </w:tcPr>
          <w:p w14:paraId="2D8DE037" w14:textId="52C5F7B1" w:rsidR="00BC2B9A" w:rsidRPr="00BC2B9A" w:rsidRDefault="00BC2B9A" w:rsidP="006C67C3">
            <w:pPr>
              <w:pStyle w:val="NoSpacing"/>
              <w:spacing w:line="360" w:lineRule="auto"/>
              <w:rPr>
                <w:sz w:val="22"/>
                <w:szCs w:val="22"/>
              </w:rPr>
            </w:pPr>
            <w:r w:rsidRPr="00BC2B9A">
              <w:rPr>
                <w:sz w:val="22"/>
                <w:szCs w:val="22"/>
              </w:rPr>
              <w:t>75.00</w:t>
            </w:r>
          </w:p>
        </w:tc>
      </w:tr>
      <w:tr w:rsidR="00BC2B9A" w14:paraId="26CDCE56" w14:textId="77777777" w:rsidTr="00BC2B9A">
        <w:tc>
          <w:tcPr>
            <w:tcW w:w="9350" w:type="dxa"/>
            <w:gridSpan w:val="5"/>
            <w:tcBorders>
              <w:top w:val="single" w:sz="4" w:space="0" w:color="auto"/>
              <w:bottom w:val="single" w:sz="4" w:space="0" w:color="auto"/>
            </w:tcBorders>
            <w:vAlign w:val="bottom"/>
          </w:tcPr>
          <w:p w14:paraId="327FA884" w14:textId="77777777" w:rsidR="00BC2B9A" w:rsidRDefault="00BC2B9A" w:rsidP="008D4F2C">
            <w:pPr>
              <w:pStyle w:val="figurecaption"/>
            </w:pPr>
            <w:r>
              <w:t>Note: All nonprofit information is from the 2016 BMF provided by the NCCS. NDI = Neighborhood deprivation index</w:t>
            </w:r>
          </w:p>
          <w:p w14:paraId="786A7314" w14:textId="7FF32E15" w:rsidR="006C67C3" w:rsidRPr="006C67C3" w:rsidRDefault="006C67C3" w:rsidP="008D4F2C">
            <w:pPr>
              <w:pStyle w:val="figurecaption"/>
            </w:pPr>
            <w:r>
              <w:rPr>
                <w:vertAlign w:val="superscript"/>
              </w:rPr>
              <w:t>1</w:t>
            </w:r>
            <w:r>
              <w:t xml:space="preserve">In units of 10,000 </w:t>
            </w:r>
            <w:ins w:id="99" w:author="Robert Fischer" w:date="2022-10-08T15:58:00Z">
              <w:r w:rsidR="00DD01BB">
                <w:t xml:space="preserve">2016 </w:t>
              </w:r>
            </w:ins>
            <w:r>
              <w:t>dollars.</w:t>
            </w:r>
          </w:p>
        </w:tc>
      </w:tr>
    </w:tbl>
    <w:p w14:paraId="39C85B8E" w14:textId="2EF62366" w:rsidR="008B3347" w:rsidRDefault="008B3347" w:rsidP="0014174A"/>
    <w:p w14:paraId="33B8BB40" w14:textId="77777777" w:rsidR="008B3347" w:rsidRDefault="008B3347">
      <w:r>
        <w:br w:type="page"/>
      </w:r>
    </w:p>
    <w:tbl>
      <w:tblPr>
        <w:tblStyle w:val="TableGrid"/>
        <w:tblW w:w="1062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0"/>
      </w:tblGrid>
      <w:tr w:rsidR="008B3347" w14:paraId="51D74224" w14:textId="77777777" w:rsidTr="00396077">
        <w:tc>
          <w:tcPr>
            <w:tcW w:w="10620" w:type="dxa"/>
          </w:tcPr>
          <w:p w14:paraId="47318565" w14:textId="2D8A2032" w:rsidR="008B3347" w:rsidRPr="00813946" w:rsidRDefault="00A66A8C" w:rsidP="00A66A8C">
            <w:pPr>
              <w:pStyle w:val="Caption"/>
              <w:keepNext/>
              <w:rPr>
                <w:color w:val="000000" w:themeColor="text1"/>
                <w:sz w:val="24"/>
                <w:szCs w:val="24"/>
              </w:rPr>
            </w:pPr>
            <w:r w:rsidRPr="00A94242">
              <w:rPr>
                <w:color w:val="000000" w:themeColor="text1"/>
                <w:sz w:val="24"/>
                <w:szCs w:val="24"/>
              </w:rPr>
              <w:lastRenderedPageBreak/>
              <w:t xml:space="preserve">Figure </w:t>
            </w:r>
            <w:r w:rsidRPr="00A94242">
              <w:rPr>
                <w:color w:val="000000" w:themeColor="text1"/>
                <w:sz w:val="24"/>
                <w:szCs w:val="24"/>
              </w:rPr>
              <w:fldChar w:fldCharType="begin"/>
            </w:r>
            <w:r w:rsidRPr="00A94242">
              <w:rPr>
                <w:color w:val="000000" w:themeColor="text1"/>
                <w:sz w:val="24"/>
                <w:szCs w:val="24"/>
              </w:rPr>
              <w:instrText xml:space="preserve"> SEQ Figure \* ARABIC </w:instrText>
            </w:r>
            <w:r w:rsidRPr="00A94242">
              <w:rPr>
                <w:color w:val="000000" w:themeColor="text1"/>
                <w:sz w:val="24"/>
                <w:szCs w:val="24"/>
              </w:rPr>
              <w:fldChar w:fldCharType="separate"/>
            </w:r>
            <w:r w:rsidR="00251A59">
              <w:rPr>
                <w:noProof/>
                <w:color w:val="000000" w:themeColor="text1"/>
                <w:sz w:val="24"/>
                <w:szCs w:val="24"/>
              </w:rPr>
              <w:t>1</w:t>
            </w:r>
            <w:r w:rsidRPr="00A94242">
              <w:rPr>
                <w:color w:val="000000" w:themeColor="text1"/>
                <w:sz w:val="24"/>
                <w:szCs w:val="24"/>
              </w:rPr>
              <w:fldChar w:fldCharType="end"/>
            </w:r>
            <w:r w:rsidRPr="00A94242">
              <w:rPr>
                <w:color w:val="000000" w:themeColor="text1"/>
                <w:sz w:val="24"/>
                <w:szCs w:val="24"/>
              </w:rPr>
              <w:t xml:space="preserve">. </w:t>
            </w:r>
            <w:r w:rsidR="00A94242" w:rsidRPr="00A94242">
              <w:rPr>
                <w:color w:val="000000" w:themeColor="text1"/>
                <w:sz w:val="24"/>
                <w:szCs w:val="24"/>
              </w:rPr>
              <w:t>Distribution of Nonprofit Density (A) Nonprofit (log) Revenue (B) and the Local Moran’s I of each tract (C-D)</w:t>
            </w:r>
          </w:p>
        </w:tc>
      </w:tr>
      <w:tr w:rsidR="008B3347" w14:paraId="12C6F547" w14:textId="77777777" w:rsidTr="00396077">
        <w:tc>
          <w:tcPr>
            <w:tcW w:w="10620" w:type="dxa"/>
          </w:tcPr>
          <w:p w14:paraId="4A113FBC" w14:textId="23D64AB3" w:rsidR="008B3347" w:rsidRDefault="00A66A8C" w:rsidP="0014174A">
            <w:r>
              <w:rPr>
                <w:noProof/>
              </w:rPr>
              <w:drawing>
                <wp:inline distT="0" distB="0" distL="0" distR="0" wp14:anchorId="6EFC79BC" wp14:editId="0F4CF2A6">
                  <wp:extent cx="6536267" cy="5506246"/>
                  <wp:effectExtent l="0" t="0" r="444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42867" cy="5511806"/>
                          </a:xfrm>
                          <a:prstGeom prst="rect">
                            <a:avLst/>
                          </a:prstGeom>
                        </pic:spPr>
                      </pic:pic>
                    </a:graphicData>
                  </a:graphic>
                </wp:inline>
              </w:drawing>
            </w:r>
          </w:p>
        </w:tc>
      </w:tr>
      <w:tr w:rsidR="008B3347" w14:paraId="56CC72A4" w14:textId="77777777" w:rsidTr="00396077">
        <w:tc>
          <w:tcPr>
            <w:tcW w:w="10620" w:type="dxa"/>
          </w:tcPr>
          <w:p w14:paraId="75BC606F" w14:textId="65BBF6EF" w:rsidR="008B3347" w:rsidRPr="00A94242" w:rsidRDefault="00A66A8C" w:rsidP="001C76D5">
            <w:pPr>
              <w:pStyle w:val="Compact"/>
              <w:rPr>
                <w:rStyle w:val="Strong"/>
              </w:rPr>
            </w:pPr>
            <w:r>
              <w:t xml:space="preserve">Fig 1. </w:t>
            </w:r>
            <w:r w:rsidR="00A94242">
              <w:t xml:space="preserve">Panel A shows nonprofit density (discretized) by tract, panel B shows log revenue, after mean centering and scaling to unit variance. </w:t>
            </w:r>
            <w:r w:rsidR="001C76D5">
              <w:t xml:space="preserve">Panel C shows the local </w:t>
            </w:r>
            <w:proofErr w:type="spellStart"/>
            <w:r w:rsidR="001C76D5">
              <w:t>moran’s</w:t>
            </w:r>
            <w:proofErr w:type="spellEnd"/>
            <w:r w:rsidR="001C76D5">
              <w:t xml:space="preserve"> I for nonprofit density, while D shows the local </w:t>
            </w:r>
            <w:proofErr w:type="spellStart"/>
            <w:r w:rsidR="001C76D5">
              <w:t>moran’s</w:t>
            </w:r>
            <w:proofErr w:type="spellEnd"/>
            <w:r w:rsidR="001C76D5">
              <w:t xml:space="preserve"> I for log revenue. </w:t>
            </w:r>
          </w:p>
        </w:tc>
      </w:tr>
    </w:tbl>
    <w:p w14:paraId="414C80CE" w14:textId="0BAD1662" w:rsidR="005444DF" w:rsidRDefault="005444DF" w:rsidP="0014174A"/>
    <w:p w14:paraId="0A4057DD" w14:textId="77777777" w:rsidR="005444DF" w:rsidRDefault="005444DF">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444DF" w14:paraId="3318380D" w14:textId="77777777" w:rsidTr="00396077">
        <w:tc>
          <w:tcPr>
            <w:tcW w:w="9350" w:type="dxa"/>
          </w:tcPr>
          <w:p w14:paraId="4023A907" w14:textId="64FC1F6D" w:rsidR="00251A59" w:rsidRPr="00E95487" w:rsidRDefault="00251A59" w:rsidP="00E95487">
            <w:pPr>
              <w:pStyle w:val="Caption"/>
              <w:keepNext/>
              <w:rPr>
                <w:color w:val="000000" w:themeColor="text1"/>
                <w:sz w:val="24"/>
                <w:szCs w:val="24"/>
              </w:rPr>
            </w:pPr>
            <w:r w:rsidRPr="00E95487">
              <w:rPr>
                <w:color w:val="000000" w:themeColor="text1"/>
                <w:sz w:val="24"/>
                <w:szCs w:val="24"/>
              </w:rPr>
              <w:lastRenderedPageBreak/>
              <w:t xml:space="preserve">Figure </w:t>
            </w:r>
            <w:r w:rsidRPr="00E95487">
              <w:rPr>
                <w:color w:val="000000" w:themeColor="text1"/>
                <w:sz w:val="24"/>
                <w:szCs w:val="24"/>
              </w:rPr>
              <w:fldChar w:fldCharType="begin"/>
            </w:r>
            <w:r w:rsidRPr="00E95487">
              <w:rPr>
                <w:color w:val="000000" w:themeColor="text1"/>
                <w:sz w:val="24"/>
                <w:szCs w:val="24"/>
              </w:rPr>
              <w:instrText xml:space="preserve"> SEQ Figure \* ARABIC </w:instrText>
            </w:r>
            <w:r w:rsidRPr="00E95487">
              <w:rPr>
                <w:color w:val="000000" w:themeColor="text1"/>
                <w:sz w:val="24"/>
                <w:szCs w:val="24"/>
              </w:rPr>
              <w:fldChar w:fldCharType="separate"/>
            </w:r>
            <w:r w:rsidRPr="00E95487">
              <w:rPr>
                <w:noProof/>
                <w:color w:val="000000" w:themeColor="text1"/>
                <w:sz w:val="24"/>
                <w:szCs w:val="24"/>
              </w:rPr>
              <w:t>2</w:t>
            </w:r>
            <w:r w:rsidRPr="00E95487">
              <w:rPr>
                <w:color w:val="000000" w:themeColor="text1"/>
                <w:sz w:val="24"/>
                <w:szCs w:val="24"/>
              </w:rPr>
              <w:fldChar w:fldCharType="end"/>
            </w:r>
            <w:r w:rsidRPr="00E95487">
              <w:rPr>
                <w:color w:val="000000" w:themeColor="text1"/>
                <w:sz w:val="24"/>
                <w:szCs w:val="24"/>
              </w:rPr>
              <w:t>.</w:t>
            </w:r>
            <w:r w:rsidR="00E95487">
              <w:rPr>
                <w:color w:val="000000" w:themeColor="text1"/>
                <w:sz w:val="24"/>
                <w:szCs w:val="24"/>
              </w:rPr>
              <w:t xml:space="preserve"> </w:t>
            </w:r>
            <w:r w:rsidR="00F02F24" w:rsidRPr="00E95487">
              <w:rPr>
                <w:color w:val="000000" w:themeColor="text1"/>
                <w:sz w:val="24"/>
                <w:szCs w:val="24"/>
              </w:rPr>
              <w:t>Bivariate Map of Neighborhood Deprivation and Nonprofit Density in Cuyahoga County in 2016 (N = 433)</w:t>
            </w:r>
          </w:p>
        </w:tc>
      </w:tr>
      <w:tr w:rsidR="005444DF" w14:paraId="68B65F07" w14:textId="77777777" w:rsidTr="00396077">
        <w:tc>
          <w:tcPr>
            <w:tcW w:w="9350" w:type="dxa"/>
          </w:tcPr>
          <w:p w14:paraId="432B21A4" w14:textId="155F4538" w:rsidR="005444DF" w:rsidRDefault="005444DF" w:rsidP="0014174A">
            <w:r>
              <w:rPr>
                <w:noProof/>
              </w:rPr>
              <w:drawing>
                <wp:inline distT="0" distB="0" distL="0" distR="0" wp14:anchorId="02EF40E0" wp14:editId="4561A5E3">
                  <wp:extent cx="5943600" cy="4705985"/>
                  <wp:effectExtent l="0" t="0" r="0" b="571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tc>
      </w:tr>
      <w:tr w:rsidR="005444DF" w14:paraId="3CA53A81" w14:textId="77777777" w:rsidTr="00396077">
        <w:tc>
          <w:tcPr>
            <w:tcW w:w="9350" w:type="dxa"/>
          </w:tcPr>
          <w:p w14:paraId="37687034" w14:textId="5414A610" w:rsidR="005444DF" w:rsidRDefault="00251A59" w:rsidP="008D4F2C">
            <w:pPr>
              <w:pStyle w:val="figurecaption"/>
            </w:pPr>
            <w:r>
              <w:t xml:space="preserve">Fig 2. </w:t>
            </w:r>
            <w:r w:rsidR="008D4F2C">
              <w:t xml:space="preserve">Bivariate map showing the neighborhood deprivation index developed by </w:t>
            </w:r>
            <w:r w:rsidR="008D4F2C">
              <w:fldChar w:fldCharType="begin"/>
            </w:r>
            <w:r w:rsidR="00985699">
              <w:instrText xml:space="preserve"> ADDIN ZOTERO_ITEM CSL_CITATION {"citationID":"KK7Qp7pW","properties":{"formattedCitation":"(Messer et al., 2006)","plainCitation":"(Messer et al., 2006)","dontUpdate":true,"noteIndex":0},"citationItems":[{"id":5763,"uris":["http://zotero.org/users/5067966/items/EN8ZQWZW"],"itemData":{"id":5763,"type":"article-journal","abstract":"Census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ﬁve suburban counties (located in three states), which were used to create eight study areas within four states. Census variables representing ﬁve socio-demographic domains previously associated with health outcomes, including income/poverty, education, employment, housing, and occupation, were empirically summarized using principal components analysis. The resulting ﬁrst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Bdeprivation^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outcomes.","container-title":"Journal of Urban Health","DOI":"10.1007/s11524-006-9094-x","ISSN":"1099-3460, 1468-2869","issue":"6","journalAbbreviation":"J Urban Health","language":"en","page":"1041-1062","source":"DOI.org (Crossref)","title":"The Development of a Standardized Neighborhood Deprivation Index","volume":"83","author":[{"family":"Messer","given":"Lynne C."},{"family":"Laraia","given":"Barbara A."},{"family":"Kaufman","given":"Jay S."},{"family":"Eyster","given":"Janet"},{"family":"Holzman","given":"Claudia"},{"family":"Culhane","given":"Jennifer"},{"family":"Elo","given":"Irma"},{"family":"Burke","given":"Jessica G."},{"family":"O’Campo","given":"Patricia"}],"issued":{"date-parts":[["2006",12,8]]},"citation-key":"messer2006a"}}],"schema":"https://github.com/citation-style-language/schema/raw/master/csl-citation.json"} </w:instrText>
            </w:r>
            <w:r w:rsidR="008D4F2C">
              <w:fldChar w:fldCharType="separate"/>
            </w:r>
            <w:r w:rsidR="008D4F2C">
              <w:rPr>
                <w:noProof/>
              </w:rPr>
              <w:t>Messer et al., (2006)</w:t>
            </w:r>
            <w:r w:rsidR="008D4F2C">
              <w:fldChar w:fldCharType="end"/>
            </w:r>
            <w:r w:rsidR="008D4F2C">
              <w:t>, and nonprofit density.</w:t>
            </w:r>
          </w:p>
        </w:tc>
      </w:tr>
    </w:tbl>
    <w:p w14:paraId="249BE501" w14:textId="77777777" w:rsidR="0014174A" w:rsidRPr="0014174A" w:rsidRDefault="0014174A" w:rsidP="0014174A"/>
    <w:sectPr w:rsidR="0014174A" w:rsidRPr="0014174A" w:rsidSect="002951B8">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3E13E" w14:textId="77777777" w:rsidR="00835205" w:rsidRDefault="00835205" w:rsidP="00746057">
      <w:r>
        <w:separator/>
      </w:r>
    </w:p>
  </w:endnote>
  <w:endnote w:type="continuationSeparator" w:id="0">
    <w:p w14:paraId="7998DBCB" w14:textId="77777777" w:rsidR="00835205" w:rsidRDefault="00835205" w:rsidP="00746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EEF548" w14:textId="77777777" w:rsidR="00835205" w:rsidRDefault="00835205" w:rsidP="00746057">
      <w:r>
        <w:separator/>
      </w:r>
    </w:p>
  </w:footnote>
  <w:footnote w:type="continuationSeparator" w:id="0">
    <w:p w14:paraId="12BCB956" w14:textId="77777777" w:rsidR="00835205" w:rsidRDefault="00835205" w:rsidP="007460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F5FF5" w14:textId="749D3071" w:rsidR="009154FF" w:rsidRDefault="009154FF">
    <w:pPr>
      <w:pStyle w:val="Header"/>
    </w:pPr>
    <w:r>
      <w:t>Teaching Spatial Reasoning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5B29A4"/>
    <w:multiLevelType w:val="hybridMultilevel"/>
    <w:tmpl w:val="1AF0E9E8"/>
    <w:lvl w:ilvl="0" w:tplc="C658AC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 Fischer">
    <w15:presenceInfo w15:providerId="None" w15:userId="Robert Fisc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802"/>
    <w:rsid w:val="000025AD"/>
    <w:rsid w:val="000078CD"/>
    <w:rsid w:val="00012F55"/>
    <w:rsid w:val="00014E7B"/>
    <w:rsid w:val="00044358"/>
    <w:rsid w:val="00053DC7"/>
    <w:rsid w:val="000639CC"/>
    <w:rsid w:val="0007219F"/>
    <w:rsid w:val="000776FF"/>
    <w:rsid w:val="00083088"/>
    <w:rsid w:val="000A170B"/>
    <w:rsid w:val="000A4632"/>
    <w:rsid w:val="000A498F"/>
    <w:rsid w:val="000A6ACC"/>
    <w:rsid w:val="000B0290"/>
    <w:rsid w:val="000B13A3"/>
    <w:rsid w:val="000B3340"/>
    <w:rsid w:val="000C513B"/>
    <w:rsid w:val="000D121E"/>
    <w:rsid w:val="000D5649"/>
    <w:rsid w:val="000E2758"/>
    <w:rsid w:val="0014174A"/>
    <w:rsid w:val="00155831"/>
    <w:rsid w:val="00156F18"/>
    <w:rsid w:val="001611B2"/>
    <w:rsid w:val="00197BFE"/>
    <w:rsid w:val="001C416B"/>
    <w:rsid w:val="001C76D5"/>
    <w:rsid w:val="001E5203"/>
    <w:rsid w:val="001F0467"/>
    <w:rsid w:val="001F1FC5"/>
    <w:rsid w:val="00225B2B"/>
    <w:rsid w:val="00251796"/>
    <w:rsid w:val="00251A59"/>
    <w:rsid w:val="00294F58"/>
    <w:rsid w:val="002951B8"/>
    <w:rsid w:val="00296277"/>
    <w:rsid w:val="0029716E"/>
    <w:rsid w:val="002A489D"/>
    <w:rsid w:val="002A78AD"/>
    <w:rsid w:val="002C0658"/>
    <w:rsid w:val="002C37F4"/>
    <w:rsid w:val="002C6D45"/>
    <w:rsid w:val="002D156E"/>
    <w:rsid w:val="002D1BC8"/>
    <w:rsid w:val="002D60D8"/>
    <w:rsid w:val="00305D17"/>
    <w:rsid w:val="00314CBE"/>
    <w:rsid w:val="0032078F"/>
    <w:rsid w:val="00386F46"/>
    <w:rsid w:val="00394E81"/>
    <w:rsid w:val="00396077"/>
    <w:rsid w:val="003A315B"/>
    <w:rsid w:val="003B006F"/>
    <w:rsid w:val="003B4254"/>
    <w:rsid w:val="003E3884"/>
    <w:rsid w:val="0042180C"/>
    <w:rsid w:val="00426EC0"/>
    <w:rsid w:val="00444B40"/>
    <w:rsid w:val="00460BEC"/>
    <w:rsid w:val="00461D7B"/>
    <w:rsid w:val="00464015"/>
    <w:rsid w:val="00467282"/>
    <w:rsid w:val="00483969"/>
    <w:rsid w:val="00497464"/>
    <w:rsid w:val="004C4529"/>
    <w:rsid w:val="004D1C87"/>
    <w:rsid w:val="004F344A"/>
    <w:rsid w:val="005010A0"/>
    <w:rsid w:val="00514BE8"/>
    <w:rsid w:val="0051676E"/>
    <w:rsid w:val="00532B20"/>
    <w:rsid w:val="005444DF"/>
    <w:rsid w:val="00552BF9"/>
    <w:rsid w:val="005570F4"/>
    <w:rsid w:val="005575BE"/>
    <w:rsid w:val="00574BDF"/>
    <w:rsid w:val="005941B9"/>
    <w:rsid w:val="005A1EAE"/>
    <w:rsid w:val="005B0E6C"/>
    <w:rsid w:val="005C07B2"/>
    <w:rsid w:val="005C7782"/>
    <w:rsid w:val="005D4536"/>
    <w:rsid w:val="005D5194"/>
    <w:rsid w:val="005E5F73"/>
    <w:rsid w:val="005F3C5D"/>
    <w:rsid w:val="0060310E"/>
    <w:rsid w:val="006267F6"/>
    <w:rsid w:val="00631282"/>
    <w:rsid w:val="00631F3D"/>
    <w:rsid w:val="00632A74"/>
    <w:rsid w:val="00635613"/>
    <w:rsid w:val="00644E3A"/>
    <w:rsid w:val="006545D4"/>
    <w:rsid w:val="00675400"/>
    <w:rsid w:val="006A4982"/>
    <w:rsid w:val="006B1723"/>
    <w:rsid w:val="006B5A85"/>
    <w:rsid w:val="006B5D53"/>
    <w:rsid w:val="006B683C"/>
    <w:rsid w:val="006C67C3"/>
    <w:rsid w:val="006D4348"/>
    <w:rsid w:val="006E5E39"/>
    <w:rsid w:val="006F01A2"/>
    <w:rsid w:val="006F277E"/>
    <w:rsid w:val="006F352C"/>
    <w:rsid w:val="0071287E"/>
    <w:rsid w:val="007229C0"/>
    <w:rsid w:val="00746057"/>
    <w:rsid w:val="00762F91"/>
    <w:rsid w:val="0076642F"/>
    <w:rsid w:val="007803C2"/>
    <w:rsid w:val="0078615C"/>
    <w:rsid w:val="007A2DF0"/>
    <w:rsid w:val="007C1D95"/>
    <w:rsid w:val="007C571B"/>
    <w:rsid w:val="007E0E31"/>
    <w:rsid w:val="007E70B5"/>
    <w:rsid w:val="007E7AF2"/>
    <w:rsid w:val="007F6DB6"/>
    <w:rsid w:val="00810FD4"/>
    <w:rsid w:val="00811BE7"/>
    <w:rsid w:val="00813946"/>
    <w:rsid w:val="0081581D"/>
    <w:rsid w:val="00835205"/>
    <w:rsid w:val="008379AA"/>
    <w:rsid w:val="008646B2"/>
    <w:rsid w:val="008A1015"/>
    <w:rsid w:val="008B3347"/>
    <w:rsid w:val="008C39EC"/>
    <w:rsid w:val="008D3E50"/>
    <w:rsid w:val="008D4F2C"/>
    <w:rsid w:val="00906D38"/>
    <w:rsid w:val="009154FF"/>
    <w:rsid w:val="0093771C"/>
    <w:rsid w:val="0094779B"/>
    <w:rsid w:val="00953742"/>
    <w:rsid w:val="0096192E"/>
    <w:rsid w:val="00974488"/>
    <w:rsid w:val="009812A4"/>
    <w:rsid w:val="00985699"/>
    <w:rsid w:val="00990D33"/>
    <w:rsid w:val="00997B23"/>
    <w:rsid w:val="009A7E99"/>
    <w:rsid w:val="009B6788"/>
    <w:rsid w:val="009C51DE"/>
    <w:rsid w:val="009C6ECE"/>
    <w:rsid w:val="009D5749"/>
    <w:rsid w:val="009E17A1"/>
    <w:rsid w:val="00A30172"/>
    <w:rsid w:val="00A343A5"/>
    <w:rsid w:val="00A47A87"/>
    <w:rsid w:val="00A561C0"/>
    <w:rsid w:val="00A656C4"/>
    <w:rsid w:val="00A668E5"/>
    <w:rsid w:val="00A66A8C"/>
    <w:rsid w:val="00A77802"/>
    <w:rsid w:val="00A932E8"/>
    <w:rsid w:val="00A9344F"/>
    <w:rsid w:val="00A94242"/>
    <w:rsid w:val="00A94F88"/>
    <w:rsid w:val="00AA01BA"/>
    <w:rsid w:val="00AB6B4B"/>
    <w:rsid w:val="00AB6CCD"/>
    <w:rsid w:val="00AD6754"/>
    <w:rsid w:val="00AF3055"/>
    <w:rsid w:val="00B02778"/>
    <w:rsid w:val="00B02F3C"/>
    <w:rsid w:val="00B14A9F"/>
    <w:rsid w:val="00B3553C"/>
    <w:rsid w:val="00B61E63"/>
    <w:rsid w:val="00B641D2"/>
    <w:rsid w:val="00B95193"/>
    <w:rsid w:val="00BA1F0E"/>
    <w:rsid w:val="00BA7E28"/>
    <w:rsid w:val="00BC2B9A"/>
    <w:rsid w:val="00BC54AF"/>
    <w:rsid w:val="00BD77B3"/>
    <w:rsid w:val="00BE17C3"/>
    <w:rsid w:val="00BE42B3"/>
    <w:rsid w:val="00BF2F05"/>
    <w:rsid w:val="00BF4B17"/>
    <w:rsid w:val="00C11CC3"/>
    <w:rsid w:val="00C539ED"/>
    <w:rsid w:val="00C62D06"/>
    <w:rsid w:val="00C7756A"/>
    <w:rsid w:val="00CA14F8"/>
    <w:rsid w:val="00CB2B15"/>
    <w:rsid w:val="00CC1470"/>
    <w:rsid w:val="00CC710E"/>
    <w:rsid w:val="00CD4FA4"/>
    <w:rsid w:val="00D07682"/>
    <w:rsid w:val="00D22150"/>
    <w:rsid w:val="00D33A03"/>
    <w:rsid w:val="00D42B95"/>
    <w:rsid w:val="00D455B1"/>
    <w:rsid w:val="00D95FC6"/>
    <w:rsid w:val="00DA4962"/>
    <w:rsid w:val="00DC2F96"/>
    <w:rsid w:val="00DC3B3C"/>
    <w:rsid w:val="00DD01BB"/>
    <w:rsid w:val="00DD15D4"/>
    <w:rsid w:val="00DD600C"/>
    <w:rsid w:val="00DD632F"/>
    <w:rsid w:val="00DE0EFC"/>
    <w:rsid w:val="00DE789F"/>
    <w:rsid w:val="00E11C71"/>
    <w:rsid w:val="00E5266B"/>
    <w:rsid w:val="00E65799"/>
    <w:rsid w:val="00E90FA6"/>
    <w:rsid w:val="00E926F3"/>
    <w:rsid w:val="00E95487"/>
    <w:rsid w:val="00EA4B86"/>
    <w:rsid w:val="00EA77BF"/>
    <w:rsid w:val="00EB1692"/>
    <w:rsid w:val="00EC737E"/>
    <w:rsid w:val="00EE54F6"/>
    <w:rsid w:val="00EE624F"/>
    <w:rsid w:val="00EE6B49"/>
    <w:rsid w:val="00F02F24"/>
    <w:rsid w:val="00F04E0B"/>
    <w:rsid w:val="00F363BF"/>
    <w:rsid w:val="00F54E50"/>
    <w:rsid w:val="00F77177"/>
    <w:rsid w:val="00F857EA"/>
    <w:rsid w:val="00F915A4"/>
    <w:rsid w:val="00FA32F9"/>
    <w:rsid w:val="00FA68BA"/>
    <w:rsid w:val="00FB1588"/>
    <w:rsid w:val="00FE2C6C"/>
    <w:rsid w:val="00FE3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D1D16"/>
  <w15:chartTrackingRefBased/>
  <w15:docId w15:val="{3D3150E8-0E88-3742-B790-A8D55742D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references"/>
    <w:qFormat/>
    <w:rsid w:val="00A77802"/>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7F6DB6"/>
    <w:pPr>
      <w:keepNext/>
      <w:keepLines/>
      <w:tabs>
        <w:tab w:val="left" w:pos="315"/>
      </w:tabs>
      <w:spacing w:line="480" w:lineRule="auto"/>
      <w:contextualSpacing/>
      <w:jc w:val="center"/>
      <w:outlineLvl w:val="0"/>
    </w:pPr>
    <w:rPr>
      <w:rFonts w:eastAsiaTheme="majorEastAsia"/>
      <w:b/>
      <w:color w:val="000000"/>
      <w:szCs w:val="20"/>
    </w:rPr>
  </w:style>
  <w:style w:type="paragraph" w:styleId="Heading2">
    <w:name w:val="heading 2"/>
    <w:basedOn w:val="Normal"/>
    <w:next w:val="Normal"/>
    <w:link w:val="Heading2Char"/>
    <w:autoRedefine/>
    <w:uiPriority w:val="9"/>
    <w:unhideWhenUsed/>
    <w:qFormat/>
    <w:rsid w:val="007A2DF0"/>
    <w:pPr>
      <w:keepNext/>
      <w:keepLines/>
      <w:spacing w:before="40" w:line="480" w:lineRule="auto"/>
      <w:outlineLvl w:val="1"/>
    </w:pPr>
    <w:rPr>
      <w:rFonts w:eastAsiaTheme="majorEastAsia" w:cstheme="majorBidi"/>
      <w:b/>
      <w:color w:val="000000" w:themeColor="text1"/>
      <w:szCs w:val="26"/>
    </w:rPr>
  </w:style>
  <w:style w:type="paragraph" w:styleId="Heading3">
    <w:name w:val="heading 3"/>
    <w:basedOn w:val="Normal"/>
    <w:next w:val="BodyText"/>
    <w:link w:val="Heading3Char"/>
    <w:autoRedefine/>
    <w:uiPriority w:val="9"/>
    <w:unhideWhenUsed/>
    <w:qFormat/>
    <w:rsid w:val="00CA14F8"/>
    <w:pPr>
      <w:keepNext/>
      <w:keepLines/>
      <w:spacing w:before="200"/>
      <w:outlineLvl w:val="2"/>
    </w:pPr>
    <w:rPr>
      <w:rFonts w:eastAsiaTheme="majorEastAsia" w:cstheme="majorBidi"/>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DB6"/>
    <w:rPr>
      <w:rFonts w:ascii="Times New Roman" w:eastAsiaTheme="majorEastAsia" w:hAnsi="Times New Roman" w:cs="Times New Roman"/>
      <w:b/>
      <w:color w:val="000000"/>
      <w:szCs w:val="20"/>
    </w:rPr>
  </w:style>
  <w:style w:type="character" w:customStyle="1" w:styleId="Heading2Char">
    <w:name w:val="Heading 2 Char"/>
    <w:basedOn w:val="DefaultParagraphFont"/>
    <w:link w:val="Heading2"/>
    <w:uiPriority w:val="9"/>
    <w:rsid w:val="007A2DF0"/>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CA14F8"/>
    <w:rPr>
      <w:rFonts w:ascii="Times New Roman" w:eastAsiaTheme="majorEastAsia" w:hAnsi="Times New Roman" w:cstheme="majorBidi"/>
      <w:b/>
      <w:bCs/>
      <w:i/>
      <w:szCs w:val="28"/>
    </w:rPr>
  </w:style>
  <w:style w:type="paragraph" w:styleId="BodyText">
    <w:name w:val="Body Text"/>
    <w:basedOn w:val="Normal"/>
    <w:link w:val="BodyTextChar"/>
    <w:autoRedefine/>
    <w:qFormat/>
    <w:rsid w:val="00460BEC"/>
    <w:pPr>
      <w:spacing w:before="180" w:after="180" w:line="480" w:lineRule="auto"/>
      <w:ind w:firstLine="720"/>
      <w:contextualSpacing/>
    </w:pPr>
  </w:style>
  <w:style w:type="character" w:customStyle="1" w:styleId="BodyTextChar">
    <w:name w:val="Body Text Char"/>
    <w:basedOn w:val="DefaultParagraphFont"/>
    <w:link w:val="BodyText"/>
    <w:rsid w:val="00460BEC"/>
    <w:rPr>
      <w:rFonts w:ascii="Times New Roman" w:eastAsia="Times New Roman" w:hAnsi="Times New Roman" w:cs="Times New Roman"/>
    </w:rPr>
  </w:style>
  <w:style w:type="paragraph" w:customStyle="1" w:styleId="Compact">
    <w:name w:val="Compact"/>
    <w:basedOn w:val="BodyText"/>
    <w:autoRedefine/>
    <w:qFormat/>
    <w:rsid w:val="001C76D5"/>
    <w:pPr>
      <w:snapToGrid w:val="0"/>
      <w:spacing w:before="36" w:after="36" w:line="240" w:lineRule="auto"/>
      <w:ind w:firstLine="0"/>
      <w:jc w:val="both"/>
    </w:pPr>
    <w:rPr>
      <w:sz w:val="21"/>
    </w:rPr>
  </w:style>
  <w:style w:type="paragraph" w:styleId="Title">
    <w:name w:val="Title"/>
    <w:basedOn w:val="Normal"/>
    <w:next w:val="Normal"/>
    <w:link w:val="TitleChar"/>
    <w:uiPriority w:val="10"/>
    <w:qFormat/>
    <w:rsid w:val="00F77177"/>
    <w:pPr>
      <w:spacing w:line="360" w:lineRule="auto"/>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F77177"/>
    <w:rPr>
      <w:rFonts w:ascii="Times New Roman" w:eastAsiaTheme="majorEastAsia" w:hAnsi="Times New Roman" w:cstheme="majorBidi"/>
      <w:spacing w:val="-10"/>
      <w:kern w:val="28"/>
      <w:szCs w:val="56"/>
    </w:rPr>
  </w:style>
  <w:style w:type="paragraph" w:styleId="NoSpacing">
    <w:name w:val="No Spacing"/>
    <w:aliases w:val="table"/>
    <w:uiPriority w:val="1"/>
    <w:qFormat/>
    <w:rsid w:val="00BF2F05"/>
    <w:pPr>
      <w:jc w:val="center"/>
    </w:pPr>
    <w:rPr>
      <w:rFonts w:ascii="Times New Roman" w:hAnsi="Times New Roman"/>
    </w:rPr>
  </w:style>
  <w:style w:type="paragraph" w:customStyle="1" w:styleId="figurecaption">
    <w:name w:val="figure_caption"/>
    <w:basedOn w:val="BodyText"/>
    <w:autoRedefine/>
    <w:qFormat/>
    <w:rsid w:val="008D4F2C"/>
    <w:pPr>
      <w:snapToGrid w:val="0"/>
      <w:spacing w:before="0" w:after="0" w:line="240" w:lineRule="auto"/>
      <w:ind w:firstLine="0"/>
    </w:pPr>
    <w:rPr>
      <w:sz w:val="21"/>
    </w:rPr>
  </w:style>
  <w:style w:type="paragraph" w:styleId="Bibliography">
    <w:name w:val="Bibliography"/>
    <w:basedOn w:val="Normal"/>
    <w:next w:val="Normal"/>
    <w:uiPriority w:val="37"/>
    <w:unhideWhenUsed/>
    <w:rsid w:val="0014174A"/>
    <w:pPr>
      <w:spacing w:line="480" w:lineRule="auto"/>
      <w:ind w:left="720" w:hanging="720"/>
    </w:pPr>
  </w:style>
  <w:style w:type="table" w:styleId="TableGrid">
    <w:name w:val="Table Grid"/>
    <w:basedOn w:val="TableNormal"/>
    <w:uiPriority w:val="39"/>
    <w:rsid w:val="000B1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C67C3"/>
    <w:pPr>
      <w:spacing w:after="200"/>
    </w:pPr>
    <w:rPr>
      <w:i/>
      <w:iCs/>
      <w:color w:val="44546A" w:themeColor="text2"/>
      <w:sz w:val="18"/>
      <w:szCs w:val="18"/>
    </w:rPr>
  </w:style>
  <w:style w:type="character" w:styleId="Strong">
    <w:name w:val="Strong"/>
    <w:basedOn w:val="DefaultParagraphFont"/>
    <w:uiPriority w:val="22"/>
    <w:qFormat/>
    <w:rsid w:val="00A94242"/>
    <w:rPr>
      <w:b/>
      <w:bCs/>
    </w:rPr>
  </w:style>
  <w:style w:type="paragraph" w:styleId="Header">
    <w:name w:val="header"/>
    <w:basedOn w:val="Normal"/>
    <w:link w:val="HeaderChar"/>
    <w:uiPriority w:val="99"/>
    <w:unhideWhenUsed/>
    <w:rsid w:val="00746057"/>
    <w:pPr>
      <w:tabs>
        <w:tab w:val="center" w:pos="4680"/>
        <w:tab w:val="right" w:pos="9360"/>
      </w:tabs>
    </w:pPr>
  </w:style>
  <w:style w:type="character" w:customStyle="1" w:styleId="HeaderChar">
    <w:name w:val="Header Char"/>
    <w:basedOn w:val="DefaultParagraphFont"/>
    <w:link w:val="Header"/>
    <w:uiPriority w:val="99"/>
    <w:rsid w:val="00746057"/>
    <w:rPr>
      <w:rFonts w:ascii="Times New Roman" w:eastAsia="Times New Roman" w:hAnsi="Times New Roman" w:cs="Times New Roman"/>
    </w:rPr>
  </w:style>
  <w:style w:type="paragraph" w:styleId="Footer">
    <w:name w:val="footer"/>
    <w:basedOn w:val="Normal"/>
    <w:link w:val="FooterChar"/>
    <w:uiPriority w:val="99"/>
    <w:unhideWhenUsed/>
    <w:rsid w:val="00746057"/>
    <w:pPr>
      <w:tabs>
        <w:tab w:val="center" w:pos="4680"/>
        <w:tab w:val="right" w:pos="9360"/>
      </w:tabs>
    </w:pPr>
  </w:style>
  <w:style w:type="character" w:customStyle="1" w:styleId="FooterChar">
    <w:name w:val="Footer Char"/>
    <w:basedOn w:val="DefaultParagraphFont"/>
    <w:link w:val="Footer"/>
    <w:uiPriority w:val="99"/>
    <w:rsid w:val="00746057"/>
    <w:rPr>
      <w:rFonts w:ascii="Times New Roman" w:eastAsia="Times New Roman" w:hAnsi="Times New Roman" w:cs="Times New Roman"/>
    </w:rPr>
  </w:style>
  <w:style w:type="character" w:styleId="Hyperlink">
    <w:name w:val="Hyperlink"/>
    <w:basedOn w:val="DefaultParagraphFont"/>
    <w:uiPriority w:val="99"/>
    <w:unhideWhenUsed/>
    <w:rsid w:val="0029716E"/>
    <w:rPr>
      <w:color w:val="0563C1" w:themeColor="hyperlink"/>
      <w:u w:val="single"/>
    </w:rPr>
  </w:style>
  <w:style w:type="character" w:customStyle="1" w:styleId="UnresolvedMention">
    <w:name w:val="Unresolved Mention"/>
    <w:basedOn w:val="DefaultParagraphFont"/>
    <w:uiPriority w:val="99"/>
    <w:semiHidden/>
    <w:unhideWhenUsed/>
    <w:rsid w:val="0029716E"/>
    <w:rPr>
      <w:color w:val="605E5C"/>
      <w:shd w:val="clear" w:color="auto" w:fill="E1DFDD"/>
    </w:rPr>
  </w:style>
  <w:style w:type="character" w:styleId="FollowedHyperlink">
    <w:name w:val="FollowedHyperlink"/>
    <w:basedOn w:val="DefaultParagraphFont"/>
    <w:uiPriority w:val="99"/>
    <w:semiHidden/>
    <w:unhideWhenUsed/>
    <w:rsid w:val="002971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50688">
      <w:bodyDiv w:val="1"/>
      <w:marLeft w:val="0"/>
      <w:marRight w:val="0"/>
      <w:marTop w:val="0"/>
      <w:marBottom w:val="0"/>
      <w:divBdr>
        <w:top w:val="none" w:sz="0" w:space="0" w:color="auto"/>
        <w:left w:val="none" w:sz="0" w:space="0" w:color="auto"/>
        <w:bottom w:val="none" w:sz="0" w:space="0" w:color="auto"/>
        <w:right w:val="none" w:sz="0" w:space="0" w:color="auto"/>
      </w:divBdr>
    </w:div>
    <w:div w:id="106123961">
      <w:bodyDiv w:val="1"/>
      <w:marLeft w:val="0"/>
      <w:marRight w:val="0"/>
      <w:marTop w:val="0"/>
      <w:marBottom w:val="0"/>
      <w:divBdr>
        <w:top w:val="none" w:sz="0" w:space="0" w:color="auto"/>
        <w:left w:val="none" w:sz="0" w:space="0" w:color="auto"/>
        <w:bottom w:val="none" w:sz="0" w:space="0" w:color="auto"/>
        <w:right w:val="none" w:sz="0" w:space="0" w:color="auto"/>
      </w:divBdr>
    </w:div>
    <w:div w:id="480732074">
      <w:bodyDiv w:val="1"/>
      <w:marLeft w:val="0"/>
      <w:marRight w:val="0"/>
      <w:marTop w:val="0"/>
      <w:marBottom w:val="0"/>
      <w:divBdr>
        <w:top w:val="none" w:sz="0" w:space="0" w:color="auto"/>
        <w:left w:val="none" w:sz="0" w:space="0" w:color="auto"/>
        <w:bottom w:val="none" w:sz="0" w:space="0" w:color="auto"/>
        <w:right w:val="none" w:sz="0" w:space="0" w:color="auto"/>
      </w:divBdr>
    </w:div>
    <w:div w:id="532622671">
      <w:bodyDiv w:val="1"/>
      <w:marLeft w:val="0"/>
      <w:marRight w:val="0"/>
      <w:marTop w:val="0"/>
      <w:marBottom w:val="0"/>
      <w:divBdr>
        <w:top w:val="none" w:sz="0" w:space="0" w:color="auto"/>
        <w:left w:val="none" w:sz="0" w:space="0" w:color="auto"/>
        <w:bottom w:val="none" w:sz="0" w:space="0" w:color="auto"/>
        <w:right w:val="none" w:sz="0" w:space="0" w:color="auto"/>
      </w:divBdr>
    </w:div>
    <w:div w:id="596980611">
      <w:bodyDiv w:val="1"/>
      <w:marLeft w:val="0"/>
      <w:marRight w:val="0"/>
      <w:marTop w:val="0"/>
      <w:marBottom w:val="0"/>
      <w:divBdr>
        <w:top w:val="none" w:sz="0" w:space="0" w:color="auto"/>
        <w:left w:val="none" w:sz="0" w:space="0" w:color="auto"/>
        <w:bottom w:val="none" w:sz="0" w:space="0" w:color="auto"/>
        <w:right w:val="none" w:sz="0" w:space="0" w:color="auto"/>
      </w:divBdr>
    </w:div>
    <w:div w:id="603079654">
      <w:bodyDiv w:val="1"/>
      <w:marLeft w:val="0"/>
      <w:marRight w:val="0"/>
      <w:marTop w:val="0"/>
      <w:marBottom w:val="0"/>
      <w:divBdr>
        <w:top w:val="none" w:sz="0" w:space="0" w:color="auto"/>
        <w:left w:val="none" w:sz="0" w:space="0" w:color="auto"/>
        <w:bottom w:val="none" w:sz="0" w:space="0" w:color="auto"/>
        <w:right w:val="none" w:sz="0" w:space="0" w:color="auto"/>
      </w:divBdr>
    </w:div>
    <w:div w:id="773207160">
      <w:bodyDiv w:val="1"/>
      <w:marLeft w:val="0"/>
      <w:marRight w:val="0"/>
      <w:marTop w:val="0"/>
      <w:marBottom w:val="0"/>
      <w:divBdr>
        <w:top w:val="none" w:sz="0" w:space="0" w:color="auto"/>
        <w:left w:val="none" w:sz="0" w:space="0" w:color="auto"/>
        <w:bottom w:val="none" w:sz="0" w:space="0" w:color="auto"/>
        <w:right w:val="none" w:sz="0" w:space="0" w:color="auto"/>
      </w:divBdr>
    </w:div>
    <w:div w:id="829519948">
      <w:bodyDiv w:val="1"/>
      <w:marLeft w:val="0"/>
      <w:marRight w:val="0"/>
      <w:marTop w:val="0"/>
      <w:marBottom w:val="0"/>
      <w:divBdr>
        <w:top w:val="none" w:sz="0" w:space="0" w:color="auto"/>
        <w:left w:val="none" w:sz="0" w:space="0" w:color="auto"/>
        <w:bottom w:val="none" w:sz="0" w:space="0" w:color="auto"/>
        <w:right w:val="none" w:sz="0" w:space="0" w:color="auto"/>
      </w:divBdr>
    </w:div>
    <w:div w:id="1005405641">
      <w:bodyDiv w:val="1"/>
      <w:marLeft w:val="0"/>
      <w:marRight w:val="0"/>
      <w:marTop w:val="0"/>
      <w:marBottom w:val="0"/>
      <w:divBdr>
        <w:top w:val="none" w:sz="0" w:space="0" w:color="auto"/>
        <w:left w:val="none" w:sz="0" w:space="0" w:color="auto"/>
        <w:bottom w:val="none" w:sz="0" w:space="0" w:color="auto"/>
        <w:right w:val="none" w:sz="0" w:space="0" w:color="auto"/>
      </w:divBdr>
    </w:div>
    <w:div w:id="1040131639">
      <w:bodyDiv w:val="1"/>
      <w:marLeft w:val="0"/>
      <w:marRight w:val="0"/>
      <w:marTop w:val="0"/>
      <w:marBottom w:val="0"/>
      <w:divBdr>
        <w:top w:val="none" w:sz="0" w:space="0" w:color="auto"/>
        <w:left w:val="none" w:sz="0" w:space="0" w:color="auto"/>
        <w:bottom w:val="none" w:sz="0" w:space="0" w:color="auto"/>
        <w:right w:val="none" w:sz="0" w:space="0" w:color="auto"/>
      </w:divBdr>
    </w:div>
    <w:div w:id="1199977850">
      <w:bodyDiv w:val="1"/>
      <w:marLeft w:val="0"/>
      <w:marRight w:val="0"/>
      <w:marTop w:val="0"/>
      <w:marBottom w:val="0"/>
      <w:divBdr>
        <w:top w:val="none" w:sz="0" w:space="0" w:color="auto"/>
        <w:left w:val="none" w:sz="0" w:space="0" w:color="auto"/>
        <w:bottom w:val="none" w:sz="0" w:space="0" w:color="auto"/>
        <w:right w:val="none" w:sz="0" w:space="0" w:color="auto"/>
      </w:divBdr>
    </w:div>
    <w:div w:id="1444036621">
      <w:bodyDiv w:val="1"/>
      <w:marLeft w:val="0"/>
      <w:marRight w:val="0"/>
      <w:marTop w:val="0"/>
      <w:marBottom w:val="0"/>
      <w:divBdr>
        <w:top w:val="none" w:sz="0" w:space="0" w:color="auto"/>
        <w:left w:val="none" w:sz="0" w:space="0" w:color="auto"/>
        <w:bottom w:val="none" w:sz="0" w:space="0" w:color="auto"/>
        <w:right w:val="none" w:sz="0" w:space="0" w:color="auto"/>
      </w:divBdr>
    </w:div>
    <w:div w:id="1465656572">
      <w:bodyDiv w:val="1"/>
      <w:marLeft w:val="0"/>
      <w:marRight w:val="0"/>
      <w:marTop w:val="0"/>
      <w:marBottom w:val="0"/>
      <w:divBdr>
        <w:top w:val="none" w:sz="0" w:space="0" w:color="auto"/>
        <w:left w:val="none" w:sz="0" w:space="0" w:color="auto"/>
        <w:bottom w:val="none" w:sz="0" w:space="0" w:color="auto"/>
        <w:right w:val="none" w:sz="0" w:space="0" w:color="auto"/>
      </w:divBdr>
    </w:div>
    <w:div w:id="2075156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duncan-mayer/spatial_teaching_case_study" TargetMode="Externa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17486</Words>
  <Characters>99671</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Mayer</dc:creator>
  <cp:keywords/>
  <dc:description/>
  <cp:lastModifiedBy>Robert Fischer</cp:lastModifiedBy>
  <cp:revision>2</cp:revision>
  <dcterms:created xsi:type="dcterms:W3CDTF">2022-10-08T20:19:00Z</dcterms:created>
  <dcterms:modified xsi:type="dcterms:W3CDTF">2022-10-08T20:19:00Z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id="FNkP9Y9m"/&gt;&lt;style id="http://www.zotero.org/styles/apa" locale="en-US" hasBibliography="1" bibliographyStyleHasBeenSet="1"/&gt;&lt;prefs&gt;&lt;pref name="fieldType" value="Field"/&gt;&lt;/prefs&gt;&lt;/data&gt;</vt:lpwstr>
  </property>
</Properties>
</file>